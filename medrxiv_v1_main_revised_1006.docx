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7C613" w14:textId="09D9F18A" w:rsidR="008D1CEE" w:rsidRDefault="005D3AEE">
      <w:pPr>
        <w:pStyle w:val="FirstParagraph"/>
        <w:spacing w:line="480" w:lineRule="auto"/>
      </w:pPr>
      <w:r>
        <w:rPr>
          <w:b/>
          <w:bCs/>
        </w:rPr>
        <w:t>Common- and rare-variant genetic risk in breast cancer: joint discrimination and age at onset</w:t>
      </w:r>
    </w:p>
    <w:p w14:paraId="5EF67C53" w14:textId="77777777" w:rsidR="008D1CEE" w:rsidRDefault="000D5F30">
      <w:pPr>
        <w:pStyle w:val="BodyText"/>
        <w:spacing w:line="480" w:lineRule="auto"/>
      </w:pPr>
      <w:r>
        <w:rPr>
          <w:rFonts w:hint="eastAsia"/>
        </w:rPr>
        <w:t>Zimeng</w:t>
      </w:r>
      <w:r>
        <w:t xml:space="preserve"> Yu</w:t>
      </w:r>
      <w:del w:id="0" w:author="Yu, Zimeng" w:date="2026-10-02T12:10:00Z" w16du:dateUtc="2026-10-02T16:10:00Z">
        <w:r w:rsidDel="00DB2895">
          <w:delText>, Author 2</w:delText>
        </w:r>
      </w:del>
      <w:r>
        <w:rPr>
          <w:vertAlign w:val="superscript"/>
        </w:rPr>
        <w:t>1</w:t>
      </w:r>
    </w:p>
    <w:p w14:paraId="310C698D" w14:textId="349ACBF9" w:rsidR="008D1CEE" w:rsidRPr="0076574D" w:rsidDel="0076574D" w:rsidRDefault="005D3AEE">
      <w:pPr>
        <w:pStyle w:val="BodyText"/>
        <w:spacing w:line="480" w:lineRule="auto"/>
        <w:rPr>
          <w:del w:id="1" w:author="Yu, Zimeng" w:date="2026-10-02T12:10:00Z" w16du:dateUtc="2026-10-02T16:10:00Z"/>
          <w:rPrChange w:id="2" w:author="Yu, Zimeng" w:date="2026-10-02T12:11:00Z" w16du:dateUtc="2026-10-02T16:11:00Z">
            <w:rPr>
              <w:del w:id="3" w:author="Yu, Zimeng" w:date="2026-10-02T12:10:00Z" w16du:dateUtc="2026-10-02T16:10:00Z"/>
              <w:b/>
              <w:bCs/>
            </w:rPr>
          </w:rPrChange>
        </w:rPr>
      </w:pPr>
      <w:r w:rsidRPr="0076574D">
        <w:rPr>
          <w:vertAlign w:val="superscript"/>
        </w:rPr>
        <w:t>1</w:t>
      </w:r>
      <w:ins w:id="4" w:author="Yu, Zimeng" w:date="2026-10-02T12:10:00Z" w16du:dateUtc="2026-10-02T16:10:00Z">
        <w:r w:rsidR="00B752BC" w:rsidRPr="0076574D">
          <w:rPr>
            <w:rPrChange w:id="5" w:author="Yu, Zimeng" w:date="2026-10-02T12:11:00Z" w16du:dateUtc="2026-10-02T16:11:00Z">
              <w:rPr>
                <w:b/>
                <w:bCs/>
              </w:rPr>
            </w:rPrChange>
          </w:rPr>
          <w:t xml:space="preserve">Program in Computational Biology and Bioinformatics, Yale University, New Haven, CT 06520 USA. </w:t>
        </w:r>
      </w:ins>
      <w:del w:id="6" w:author="Yu, Zimeng" w:date="2026-10-02T12:10:00Z" w16du:dateUtc="2026-10-02T16:10:00Z">
        <w:r w:rsidR="000D5F30" w:rsidRPr="0076574D" w:rsidDel="00B752BC">
          <w:rPr>
            <w:rPrChange w:id="7" w:author="Yu, Zimeng" w:date="2026-10-02T12:11:00Z" w16du:dateUtc="2026-10-02T16:11:00Z">
              <w:rPr>
                <w:b/>
                <w:bCs/>
              </w:rPr>
            </w:rPrChange>
          </w:rPr>
          <w:delText>Yale University</w:delText>
        </w:r>
      </w:del>
    </w:p>
    <w:p w14:paraId="25A47AB1" w14:textId="77777777" w:rsidR="0076574D" w:rsidRPr="00B752BC" w:rsidRDefault="0076574D" w:rsidP="00B752BC">
      <w:pPr>
        <w:pStyle w:val="BodyText"/>
        <w:spacing w:line="480" w:lineRule="auto"/>
        <w:rPr>
          <w:ins w:id="8" w:author="Yu, Zimeng" w:date="2026-10-02T12:10:00Z" w16du:dateUtc="2026-10-02T16:10:00Z"/>
          <w:b/>
          <w:bCs/>
          <w:rPrChange w:id="9" w:author="Yu, Zimeng" w:date="2026-10-02T12:10:00Z" w16du:dateUtc="2026-10-02T16:10:00Z">
            <w:rPr>
              <w:ins w:id="10" w:author="Yu, Zimeng" w:date="2026-10-02T12:10:00Z" w16du:dateUtc="2026-10-02T16:10:00Z"/>
            </w:rPr>
          </w:rPrChange>
        </w:rPr>
      </w:pPr>
    </w:p>
    <w:p w14:paraId="443A0131" w14:textId="77777777" w:rsidR="008D1CEE" w:rsidRDefault="005D3AEE">
      <w:pPr>
        <w:pStyle w:val="BodyText"/>
        <w:spacing w:line="480" w:lineRule="auto"/>
        <w:rPr>
          <w:ins w:id="11" w:author="Yu, Zimeng" w:date="2026-10-02T13:40:00Z" w16du:dateUtc="2026-10-02T17:40:00Z"/>
          <w:b/>
          <w:bCs/>
        </w:rPr>
      </w:pPr>
      <w:r>
        <w:rPr>
          <w:b/>
          <w:bCs/>
        </w:rPr>
        <w:t>Corresponding author:</w:t>
      </w:r>
      <w:r>
        <w:t xml:space="preserve"> </w:t>
      </w:r>
      <w:r>
        <w:rPr>
          <w:b/>
          <w:bCs/>
        </w:rPr>
        <w:t>[name, address, e-mail]</w:t>
      </w:r>
      <w:r>
        <w:br/>
      </w:r>
      <w:r>
        <w:rPr>
          <w:b/>
          <w:bCs/>
        </w:rPr>
        <w:t>Word count:</w:t>
      </w:r>
      <w:r>
        <w:t xml:space="preserve"> </w:t>
      </w:r>
      <w:r w:rsidR="00923B3D" w:rsidRPr="00854B6E">
        <w:rPr>
          <w:b/>
          <w:bCs/>
          <w:strike/>
          <w:rPrChange w:id="12" w:author="Yu, Zimeng" w:date="2026-10-02T13:46:00Z" w16du:dateUtc="2026-10-02T17:46:00Z">
            <w:rPr>
              <w:b/>
              <w:bCs/>
            </w:rPr>
          </w:rPrChange>
        </w:rPr>
        <w:t>2837</w:t>
      </w:r>
    </w:p>
    <w:p w14:paraId="4C8EFB2F" w14:textId="075CF223" w:rsidR="00B75D71" w:rsidRDefault="00B75D71">
      <w:pPr>
        <w:pStyle w:val="BodyText"/>
        <w:rPr>
          <w:ins w:id="13" w:author="Yu, Zimeng" w:date="2026-10-02T13:41:00Z" w16du:dateUtc="2026-10-02T17:41:00Z"/>
          <w:b/>
          <w:bCs/>
          <w:color w:val="FF0000"/>
        </w:rPr>
        <w:pPrChange w:id="14" w:author="Yu, Zimeng" w:date="2026-10-02T13:42:00Z" w16du:dateUtc="2026-10-02T17:42:00Z">
          <w:pPr>
            <w:pStyle w:val="BodyText"/>
            <w:spacing w:line="480" w:lineRule="auto"/>
          </w:pPr>
        </w:pPrChange>
      </w:pPr>
      <w:ins w:id="15" w:author="Yu, Zimeng" w:date="2026-10-02T13:40:00Z" w16du:dateUtc="2026-10-02T17:40:00Z">
        <w:r w:rsidRPr="00B75D71">
          <w:rPr>
            <w:b/>
            <w:bCs/>
            <w:color w:val="FF0000"/>
            <w:rPrChange w:id="16" w:author="Yu, Zimeng" w:date="2026-10-02T13:40:00Z" w16du:dateUtc="2026-10-02T17:40:00Z">
              <w:rPr>
                <w:b/>
                <w:bCs/>
              </w:rPr>
            </w:rPrChange>
          </w:rPr>
          <w:t>Note: what experiments can be done?</w:t>
        </w:r>
      </w:ins>
    </w:p>
    <w:p w14:paraId="34A845F6" w14:textId="2B9B69D9" w:rsidR="00B75D71" w:rsidRDefault="00B75D71">
      <w:pPr>
        <w:pStyle w:val="BodyText"/>
        <w:numPr>
          <w:ilvl w:val="0"/>
          <w:numId w:val="4"/>
        </w:numPr>
        <w:rPr>
          <w:ins w:id="17" w:author="Yu, Zimeng" w:date="2026-10-02T13:41:00Z" w16du:dateUtc="2026-10-02T17:41:00Z"/>
          <w:b/>
          <w:bCs/>
          <w:color w:val="FF0000"/>
        </w:rPr>
        <w:pPrChange w:id="18" w:author="Yu, Zimeng" w:date="2026-10-02T13:42:00Z" w16du:dateUtc="2026-10-02T17:42:00Z">
          <w:pPr>
            <w:pStyle w:val="BodyText"/>
            <w:numPr>
              <w:numId w:val="4"/>
            </w:numPr>
            <w:spacing w:line="480" w:lineRule="auto"/>
            <w:ind w:left="720" w:hanging="360"/>
          </w:pPr>
        </w:pPrChange>
      </w:pPr>
      <w:ins w:id="19" w:author="Yu, Zimeng" w:date="2026-10-02T13:41:00Z" w16du:dateUtc="2026-10-02T17:41:00Z">
        <w:r>
          <w:rPr>
            <w:b/>
            <w:bCs/>
            <w:color w:val="FF0000"/>
          </w:rPr>
          <w:t>Analysis for a specific gene like PALB2, ATM, CHEK2</w:t>
        </w:r>
      </w:ins>
    </w:p>
    <w:p w14:paraId="42556810" w14:textId="196142D4" w:rsidR="00B75D71" w:rsidRDefault="00B75D71">
      <w:pPr>
        <w:pStyle w:val="BodyText"/>
        <w:numPr>
          <w:ilvl w:val="0"/>
          <w:numId w:val="4"/>
        </w:numPr>
        <w:rPr>
          <w:ins w:id="20" w:author="Yu, Zimeng" w:date="2026-10-02T13:41:00Z" w16du:dateUtc="2026-10-02T17:41:00Z"/>
          <w:b/>
          <w:bCs/>
          <w:color w:val="FF0000"/>
        </w:rPr>
        <w:pPrChange w:id="21" w:author="Yu, Zimeng" w:date="2026-10-02T13:42:00Z" w16du:dateUtc="2026-10-02T17:42:00Z">
          <w:pPr>
            <w:pStyle w:val="BodyText"/>
            <w:numPr>
              <w:numId w:val="4"/>
            </w:numPr>
            <w:spacing w:line="480" w:lineRule="auto"/>
            <w:ind w:left="720" w:hanging="360"/>
          </w:pPr>
        </w:pPrChange>
      </w:pPr>
      <w:ins w:id="22" w:author="Yu, Zimeng" w:date="2026-10-02T13:41:00Z" w16du:dateUtc="2026-10-02T17:41:00Z">
        <w:r>
          <w:rPr>
            <w:b/>
            <w:bCs/>
            <w:color w:val="FF0000"/>
          </w:rPr>
          <w:t>Survival analysis</w:t>
        </w:r>
      </w:ins>
    </w:p>
    <w:p w14:paraId="29DD9322" w14:textId="49175DA7" w:rsidR="004F3775" w:rsidRDefault="004F3775" w:rsidP="005E4181">
      <w:pPr>
        <w:pStyle w:val="BodyText"/>
        <w:numPr>
          <w:ilvl w:val="0"/>
          <w:numId w:val="4"/>
        </w:numPr>
        <w:rPr>
          <w:ins w:id="23" w:author="Yu, Zimeng" w:date="2026-10-02T14:02:00Z" w16du:dateUtc="2026-10-02T18:02:00Z"/>
          <w:b/>
          <w:bCs/>
          <w:color w:val="FF0000"/>
        </w:rPr>
      </w:pPr>
      <w:ins w:id="24" w:author="Yu, Zimeng" w:date="2026-10-02T13:41:00Z" w16du:dateUtc="2026-10-02T17:41:00Z">
        <w:r>
          <w:rPr>
            <w:b/>
            <w:bCs/>
            <w:color w:val="FF0000"/>
          </w:rPr>
          <w:t>Annotation to pathogenic/likely pathogenic variations</w:t>
        </w:r>
      </w:ins>
      <w:ins w:id="25" w:author="Yu, Zimeng" w:date="2026-10-02T14:13:00Z" w16du:dateUtc="2026-10-02T18:13:00Z">
        <w:r w:rsidR="00435469">
          <w:rPr>
            <w:rFonts w:hint="eastAsia"/>
            <w:b/>
            <w:bCs/>
            <w:color w:val="FF0000"/>
          </w:rPr>
          <w:t xml:space="preserve"> to</w:t>
        </w:r>
        <w:r w:rsidR="00435469">
          <w:rPr>
            <w:b/>
            <w:bCs/>
            <w:color w:val="FF0000"/>
          </w:rPr>
          <w:t xml:space="preserve"> expand PTV-only</w:t>
        </w:r>
      </w:ins>
    </w:p>
    <w:p w14:paraId="564C070E" w14:textId="22200501" w:rsidR="00176AFD" w:rsidRDefault="00176AFD" w:rsidP="00176AFD">
      <w:pPr>
        <w:pStyle w:val="BodyText"/>
        <w:numPr>
          <w:ilvl w:val="1"/>
          <w:numId w:val="4"/>
        </w:numPr>
        <w:rPr>
          <w:ins w:id="26" w:author="Yu, Zimeng" w:date="2026-10-02T14:03:00Z" w16du:dateUtc="2026-10-02T18:03:00Z"/>
          <w:b/>
          <w:bCs/>
          <w:color w:val="FF0000"/>
        </w:rPr>
      </w:pPr>
      <w:ins w:id="27" w:author="Yu, Zimeng" w:date="2026-10-02T14:02:00Z" w16du:dateUtc="2026-10-02T18:02:00Z">
        <w:r>
          <w:rPr>
            <w:b/>
            <w:bCs/>
            <w:color w:val="FF0000"/>
          </w:rPr>
          <w:t>R</w:t>
        </w:r>
        <w:r>
          <w:rPr>
            <w:rFonts w:hint="eastAsia"/>
            <w:b/>
            <w:bCs/>
            <w:color w:val="FF0000"/>
          </w:rPr>
          <w:t>e</w:t>
        </w:r>
        <w:r>
          <w:rPr>
            <w:b/>
            <w:bCs/>
            <w:color w:val="FF0000"/>
          </w:rPr>
          <w:t>-define carrier: add annotated missense</w:t>
        </w:r>
      </w:ins>
    </w:p>
    <w:p w14:paraId="303EDE07" w14:textId="5F0029E2" w:rsidR="00435469" w:rsidRDefault="00435469" w:rsidP="00176AFD">
      <w:pPr>
        <w:pStyle w:val="BodyText"/>
        <w:numPr>
          <w:ilvl w:val="1"/>
          <w:numId w:val="4"/>
        </w:numPr>
        <w:rPr>
          <w:ins w:id="28" w:author="Yu, Zimeng" w:date="2026-10-02T16:10:00Z" w16du:dateUtc="2026-10-02T20:10:00Z"/>
          <w:b/>
          <w:bCs/>
          <w:color w:val="FF0000"/>
        </w:rPr>
      </w:pPr>
      <w:ins w:id="29" w:author="Yu, Zimeng" w:date="2026-10-02T14:05:00Z" w16du:dateUtc="2026-10-02T18:05:00Z">
        <w:r>
          <w:rPr>
            <w:b/>
            <w:bCs/>
            <w:color w:val="FF0000"/>
          </w:rPr>
          <w:t>Plot</w:t>
        </w:r>
      </w:ins>
      <w:ins w:id="30" w:author="Yu, Zimeng" w:date="2026-10-02T14:04:00Z" w16du:dateUtc="2026-10-02T18:04:00Z">
        <w:r>
          <w:rPr>
            <w:b/>
            <w:bCs/>
            <w:color w:val="FF0000"/>
          </w:rPr>
          <w:t xml:space="preserve">: x-y: age-PRS in two groups (carrier, non-carrier) </w:t>
        </w:r>
      </w:ins>
      <w:ins w:id="31" w:author="Yu, Zimeng" w:date="2026-10-02T14:05:00Z" w16du:dateUtc="2026-10-02T18:05:00Z">
        <w:r>
          <w:rPr>
            <w:b/>
            <w:bCs/>
            <w:color w:val="FF0000"/>
          </w:rPr>
          <w:t xml:space="preserve">to a single plot, </w:t>
        </w:r>
      </w:ins>
      <w:ins w:id="32" w:author="Yu, Zimeng" w:date="2026-10-02T14:04:00Z" w16du:dateUtc="2026-10-02T18:04:00Z">
        <w:r>
          <w:rPr>
            <w:b/>
            <w:bCs/>
            <w:color w:val="FF0000"/>
          </w:rPr>
          <w:t xml:space="preserve">and expected to see </w:t>
        </w:r>
      </w:ins>
      <w:ins w:id="33" w:author="Yu, Zimeng" w:date="2026-10-02T14:05:00Z" w16du:dateUtc="2026-10-02T18:05:00Z">
        <w:r>
          <w:rPr>
            <w:b/>
            <w:bCs/>
            <w:color w:val="FF0000"/>
          </w:rPr>
          <w:t>carrier d</w:t>
        </w:r>
      </w:ins>
      <w:ins w:id="34" w:author="Yu, Zimeng" w:date="2026-10-02T14:06:00Z" w16du:dateUtc="2026-10-02T18:06:00Z">
        <w:r>
          <w:rPr>
            <w:b/>
            <w:bCs/>
            <w:color w:val="FF0000"/>
          </w:rPr>
          <w:t>ecrease sharply than non-carrier</w:t>
        </w:r>
      </w:ins>
    </w:p>
    <w:p w14:paraId="6742F171" w14:textId="60D26C8C" w:rsidR="00322B5C" w:rsidRPr="00841FA9" w:rsidRDefault="00322B5C" w:rsidP="00322B5C">
      <w:pPr>
        <w:pStyle w:val="BodyText"/>
        <w:numPr>
          <w:ilvl w:val="0"/>
          <w:numId w:val="4"/>
        </w:numPr>
        <w:rPr>
          <w:ins w:id="35" w:author="Yu, Zimeng" w:date="2026-10-02T16:20:00Z" w16du:dateUtc="2026-10-02T20:20:00Z"/>
          <w:color w:val="000000" w:themeColor="text1"/>
          <w:rPrChange w:id="36" w:author="Yu, Zimeng" w:date="2026-10-02T16:21:00Z" w16du:dateUtc="2026-10-02T20:21:00Z">
            <w:rPr>
              <w:ins w:id="37" w:author="Yu, Zimeng" w:date="2026-10-02T16:20:00Z" w16du:dateUtc="2026-10-02T20:20:00Z"/>
              <w:b/>
              <w:bCs/>
              <w:color w:val="FF0000"/>
            </w:rPr>
          </w:rPrChange>
        </w:rPr>
      </w:pPr>
      <w:ins w:id="38" w:author="Yu, Zimeng" w:date="2026-10-02T16:10:00Z" w16du:dateUtc="2026-10-02T20:10:00Z">
        <w:r w:rsidRPr="00841FA9">
          <w:rPr>
            <w:color w:val="000000" w:themeColor="text1"/>
            <w:rPrChange w:id="39" w:author="Yu, Zimeng" w:date="2026-10-02T16:21:00Z" w16du:dateUtc="2026-10-02T20:21:00Z">
              <w:rPr>
                <w:b/>
                <w:bCs/>
                <w:color w:val="FF0000"/>
              </w:rPr>
            </w:rPrChange>
          </w:rPr>
          <w:t>Result: In this exploratory case-only analysis using the expanded nine-gene carrier definition, which included qualifying PTVs and breast cancer-related pathogenic or likely pathogenic missense variants, higher PRS311 was associated with a younger recorded age at diagnosis among non-carriers (-0.44 years per SD; 95% CI, -0.70 to - 0.18) . Among carriers, there was no clear statistical evidence of an association (+0.25 years per SD; 95% CI, -0.87 to +1.37), although the wide confidence interval did not exclude either younger or older diagnosis ages with increasing PRS311. The interaction estimate was also inconclusive (+0.69 years per SD; 95% CI, -0.46 to +1.84), providing no clear evidence that the PRS311 association differed between carriers and non-carriers. These findings concern recorded diagnosis age among breast cancer cases and should not be interpreted as associations with early-onset breast cancer risk in the general population.</w:t>
        </w:r>
      </w:ins>
    </w:p>
    <w:p w14:paraId="4639FE5C" w14:textId="55E826EB" w:rsidR="00AB5F30" w:rsidRDefault="00AB5F30" w:rsidP="00AB5F30">
      <w:pPr>
        <w:pStyle w:val="BodyText"/>
        <w:jc w:val="center"/>
        <w:rPr>
          <w:ins w:id="40" w:author="Yu, Zimeng" w:date="2026-10-02T16:21:00Z" w16du:dateUtc="2026-10-02T20:21:00Z"/>
          <w:b/>
          <w:bCs/>
          <w:color w:val="FF0000"/>
        </w:rPr>
      </w:pPr>
      <w:ins w:id="41" w:author="Yu, Zimeng" w:date="2026-10-02T16:21:00Z" w16du:dateUtc="2026-10-02T20:21:00Z">
        <w:r>
          <w:rPr>
            <w:b/>
            <w:bCs/>
            <w:noProof/>
            <w:color w:val="FF0000"/>
          </w:rPr>
          <w:lastRenderedPageBreak/>
          <w:drawing>
            <wp:inline distT="0" distB="0" distL="0" distR="0" wp14:anchorId="4629F384" wp14:editId="7ECD759B">
              <wp:extent cx="3624121" cy="2723124"/>
              <wp:effectExtent l="0" t="0" r="0" b="0"/>
              <wp:docPr id="163724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8765" name="Picture 16372487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237" cy="2748007"/>
                      </a:xfrm>
                      <a:prstGeom prst="rect">
                        <a:avLst/>
                      </a:prstGeom>
                    </pic:spPr>
                  </pic:pic>
                </a:graphicData>
              </a:graphic>
            </wp:inline>
          </w:drawing>
        </w:r>
      </w:ins>
    </w:p>
    <w:p w14:paraId="4A59A72D" w14:textId="64DEFEED" w:rsidR="00841FA9" w:rsidRPr="00841FA9" w:rsidRDefault="00841FA9">
      <w:pPr>
        <w:pStyle w:val="BodyText"/>
        <w:rPr>
          <w:ins w:id="42" w:author="Yu, Zimeng" w:date="2026-10-02T13:42:00Z" w16du:dateUtc="2026-10-02T17:42:00Z"/>
          <w:color w:val="000000" w:themeColor="text1"/>
          <w:rPrChange w:id="43" w:author="Yu, Zimeng" w:date="2026-10-02T16:21:00Z" w16du:dateUtc="2026-10-02T20:21:00Z">
            <w:rPr>
              <w:ins w:id="44" w:author="Yu, Zimeng" w:date="2026-10-02T13:42:00Z" w16du:dateUtc="2026-10-02T17:42:00Z"/>
              <w:b/>
              <w:bCs/>
              <w:color w:val="FF0000"/>
            </w:rPr>
          </w:rPrChange>
        </w:rPr>
        <w:pPrChange w:id="45" w:author="Yu, Zimeng" w:date="2026-10-02T16:21:00Z" w16du:dateUtc="2026-10-02T20:21:00Z">
          <w:pPr>
            <w:pStyle w:val="BodyText"/>
            <w:numPr>
              <w:numId w:val="4"/>
            </w:numPr>
            <w:ind w:left="720" w:hanging="360"/>
          </w:pPr>
        </w:pPrChange>
      </w:pPr>
      <w:ins w:id="46" w:author="Yu, Zimeng" w:date="2026-10-02T16:21:00Z" w16du:dateUtc="2026-10-02T20:21:00Z">
        <w:r w:rsidRPr="00841FA9">
          <w:rPr>
            <w:color w:val="000000" w:themeColor="text1"/>
            <w:rPrChange w:id="47" w:author="Yu, Zimeng" w:date="2026-10-02T16:21:00Z" w16du:dateUtc="2026-10-02T20:21:00Z">
              <w:rPr>
                <w:b/>
                <w:bCs/>
                <w:color w:val="FF0000"/>
              </w:rPr>
            </w:rPrChange>
          </w:rPr>
          <w:t>In this exploratory case-only analysis using the expanded nine-gene carrier definition, which included qualifying PTVs and breast cancer-related pathogenic or likely pathogenic missense variants, higher PRS311 was associated with a younger recorded age at diagnosis among non-carriers (-0.44 years per SD; 95% CI, -0.70 to - 0.18). Among carriers, there was no clear statistical evidence of an association (+0.25 years per SD; 95% CI, -0.87 to +1.37), although the wide confidence interval did not exclude either younger or older diagnosis ages with increasing PRS311. The interaction estimate was also inconclusive (+0.69 years per SD; 95% CI, -0.46 to +1.84), providing no clear evidence that the PRS311 association differed between carriers and non-carriers. These findings concern recorded diagnosis age among breast cancer cases and should not be interpreted as associations with early-onset breast cancer risk in the general population.</w:t>
        </w:r>
      </w:ins>
    </w:p>
    <w:p w14:paraId="278066BA" w14:textId="53A5AD40" w:rsidR="00EA7133" w:rsidRDefault="00EA7133" w:rsidP="005E4181">
      <w:pPr>
        <w:pStyle w:val="BodyText"/>
        <w:numPr>
          <w:ilvl w:val="0"/>
          <w:numId w:val="4"/>
        </w:numPr>
        <w:rPr>
          <w:ins w:id="48" w:author="Yu, Zimeng" w:date="2026-10-02T13:43:00Z" w16du:dateUtc="2026-10-02T17:43:00Z"/>
          <w:b/>
          <w:bCs/>
          <w:strike/>
          <w:color w:val="FF0000"/>
        </w:rPr>
      </w:pPr>
      <w:ins w:id="49" w:author="Yu, Zimeng" w:date="2026-10-02T13:42:00Z" w16du:dateUtc="2026-10-02T17:42:00Z">
        <w:r w:rsidRPr="00EA7133">
          <w:rPr>
            <w:b/>
            <w:bCs/>
            <w:strike/>
            <w:color w:val="FF0000"/>
            <w:rPrChange w:id="50" w:author="Yu, Zimeng" w:date="2026-10-02T13:42:00Z" w16du:dateUtc="2026-10-02T17:42:00Z">
              <w:rPr>
                <w:b/>
                <w:bCs/>
                <w:color w:val="FF0000"/>
              </w:rPr>
            </w:rPrChange>
          </w:rPr>
          <w:t>Carrier * PRS four groups</w:t>
        </w:r>
      </w:ins>
    </w:p>
    <w:tbl>
      <w:tblPr>
        <w:tblStyle w:val="TableGrid"/>
        <w:tblW w:w="9437" w:type="dxa"/>
        <w:tblLook w:val="04A0" w:firstRow="1" w:lastRow="0" w:firstColumn="1" w:lastColumn="0" w:noHBand="0" w:noVBand="1"/>
        <w:tblPrChange w:id="51" w:author="Yu, Zimeng" w:date="2026-10-02T13:44:00Z" w16du:dateUtc="2026-10-02T17:44:00Z">
          <w:tblPr>
            <w:tblW w:w="8848" w:type="dxa"/>
            <w:tblInd w:w="108" w:type="dxa"/>
            <w:tblLook w:val="04A0" w:firstRow="1" w:lastRow="0" w:firstColumn="1" w:lastColumn="0" w:noHBand="0" w:noVBand="1"/>
          </w:tblPr>
        </w:tblPrChange>
      </w:tblPr>
      <w:tblGrid>
        <w:gridCol w:w="817"/>
        <w:gridCol w:w="3762"/>
        <w:gridCol w:w="1766"/>
        <w:gridCol w:w="1418"/>
        <w:gridCol w:w="1674"/>
        <w:tblGridChange w:id="52">
          <w:tblGrid>
            <w:gridCol w:w="103"/>
            <w:gridCol w:w="714"/>
            <w:gridCol w:w="586"/>
            <w:gridCol w:w="3176"/>
            <w:gridCol w:w="474"/>
            <w:gridCol w:w="1292"/>
            <w:gridCol w:w="378"/>
            <w:gridCol w:w="1040"/>
            <w:gridCol w:w="334"/>
            <w:gridCol w:w="1300"/>
            <w:gridCol w:w="40"/>
          </w:tblGrid>
        </w:tblGridChange>
      </w:tblGrid>
      <w:tr w:rsidR="00FA2704" w:rsidRPr="00FA2704" w14:paraId="028E570B" w14:textId="77777777" w:rsidTr="00FA2704">
        <w:trPr>
          <w:trHeight w:val="320"/>
          <w:ins w:id="53" w:author="Yu, Zimeng" w:date="2026-10-02T13:43:00Z"/>
          <w:trPrChange w:id="54" w:author="Yu, Zimeng" w:date="2026-10-02T13:44:00Z" w16du:dateUtc="2026-10-02T17:44:00Z">
            <w:trPr>
              <w:gridBefore w:val="1"/>
              <w:gridAfter w:val="1"/>
              <w:trHeight w:val="320"/>
            </w:trPr>
          </w:trPrChange>
        </w:trPr>
        <w:tc>
          <w:tcPr>
            <w:tcW w:w="817" w:type="dxa"/>
            <w:noWrap/>
            <w:hideMark/>
            <w:tcPrChange w:id="55" w:author="Yu, Zimeng" w:date="2026-10-02T13:44:00Z" w16du:dateUtc="2026-10-02T17:44:00Z">
              <w:tcPr>
                <w:tcW w:w="1300" w:type="dxa"/>
                <w:gridSpan w:val="2"/>
                <w:tcBorders>
                  <w:top w:val="nil"/>
                  <w:left w:val="nil"/>
                  <w:bottom w:val="nil"/>
                  <w:right w:val="nil"/>
                </w:tcBorders>
                <w:noWrap/>
                <w:vAlign w:val="bottom"/>
                <w:hideMark/>
              </w:tcPr>
            </w:tcPrChange>
          </w:tcPr>
          <w:p w14:paraId="18EDE37B" w14:textId="77777777" w:rsidR="00FA2704" w:rsidRPr="00FA2704" w:rsidRDefault="00FA2704" w:rsidP="00FA2704">
            <w:pPr>
              <w:rPr>
                <w:ins w:id="56" w:author="Yu, Zimeng" w:date="2026-10-02T13:43:00Z" w16du:dateUtc="2026-10-02T17:43:00Z"/>
                <w:lang w:val="en-CN"/>
              </w:rPr>
            </w:pPr>
          </w:p>
        </w:tc>
        <w:tc>
          <w:tcPr>
            <w:tcW w:w="3762" w:type="dxa"/>
            <w:noWrap/>
            <w:hideMark/>
            <w:tcPrChange w:id="57" w:author="Yu, Zimeng" w:date="2026-10-02T13:44:00Z" w16du:dateUtc="2026-10-02T17:44:00Z">
              <w:tcPr>
                <w:tcW w:w="3464" w:type="dxa"/>
                <w:gridSpan w:val="2"/>
                <w:tcBorders>
                  <w:top w:val="nil"/>
                  <w:left w:val="nil"/>
                  <w:bottom w:val="nil"/>
                  <w:right w:val="nil"/>
                </w:tcBorders>
                <w:noWrap/>
                <w:vAlign w:val="bottom"/>
                <w:hideMark/>
              </w:tcPr>
            </w:tcPrChange>
          </w:tcPr>
          <w:p w14:paraId="793CAA64" w14:textId="77777777" w:rsidR="00FA2704" w:rsidRPr="00FA2704" w:rsidRDefault="00FA2704" w:rsidP="00FA2704">
            <w:pPr>
              <w:rPr>
                <w:ins w:id="58" w:author="Yu, Zimeng" w:date="2026-10-02T13:43:00Z" w16du:dateUtc="2026-10-02T17:43:00Z"/>
                <w:color w:val="000000"/>
                <w:lang w:val="en-CN"/>
                <w:rPrChange w:id="59" w:author="Yu, Zimeng" w:date="2026-10-02T13:44:00Z" w16du:dateUtc="2026-10-02T17:44:00Z">
                  <w:rPr>
                    <w:ins w:id="60" w:author="Yu, Zimeng" w:date="2026-10-02T13:43:00Z" w16du:dateUtc="2026-10-02T17:43:00Z"/>
                    <w:rFonts w:ascii="Aptos Narrow" w:hAnsi="Aptos Narrow"/>
                    <w:color w:val="000000"/>
                    <w:lang w:val="en-CN"/>
                  </w:rPr>
                </w:rPrChange>
              </w:rPr>
            </w:pPr>
            <w:ins w:id="61" w:author="Yu, Zimeng" w:date="2026-10-02T13:43:00Z" w16du:dateUtc="2026-10-02T17:43:00Z">
              <w:r w:rsidRPr="00FA2704">
                <w:rPr>
                  <w:color w:val="000000"/>
                  <w:lang w:val="en-CN"/>
                  <w:rPrChange w:id="62" w:author="Yu, Zimeng" w:date="2026-10-02T13:44:00Z" w16du:dateUtc="2026-10-02T17:44:00Z">
                    <w:rPr>
                      <w:rFonts w:ascii="Aptos Narrow" w:hAnsi="Aptos Narrow"/>
                      <w:color w:val="000000"/>
                      <w:lang w:val="en-CN"/>
                    </w:rPr>
                  </w:rPrChange>
                </w:rPr>
                <w:t>contrast</w:t>
              </w:r>
            </w:ins>
          </w:p>
        </w:tc>
        <w:tc>
          <w:tcPr>
            <w:tcW w:w="1766" w:type="dxa"/>
            <w:noWrap/>
            <w:hideMark/>
            <w:tcPrChange w:id="63" w:author="Yu, Zimeng" w:date="2026-10-02T13:44:00Z" w16du:dateUtc="2026-10-02T17:44:00Z">
              <w:tcPr>
                <w:tcW w:w="1484" w:type="dxa"/>
                <w:gridSpan w:val="2"/>
                <w:tcBorders>
                  <w:top w:val="nil"/>
                  <w:left w:val="nil"/>
                  <w:bottom w:val="nil"/>
                  <w:right w:val="nil"/>
                </w:tcBorders>
                <w:noWrap/>
                <w:vAlign w:val="bottom"/>
                <w:hideMark/>
              </w:tcPr>
            </w:tcPrChange>
          </w:tcPr>
          <w:p w14:paraId="2761ADD3" w14:textId="77777777" w:rsidR="00FA2704" w:rsidRPr="00FA2704" w:rsidRDefault="00FA2704" w:rsidP="00FA2704">
            <w:pPr>
              <w:rPr>
                <w:ins w:id="64" w:author="Yu, Zimeng" w:date="2026-10-02T13:43:00Z" w16du:dateUtc="2026-10-02T17:43:00Z"/>
                <w:color w:val="000000"/>
                <w:lang w:val="en-CN"/>
                <w:rPrChange w:id="65" w:author="Yu, Zimeng" w:date="2026-10-02T13:44:00Z" w16du:dateUtc="2026-10-02T17:44:00Z">
                  <w:rPr>
                    <w:ins w:id="66" w:author="Yu, Zimeng" w:date="2026-10-02T13:43:00Z" w16du:dateUtc="2026-10-02T17:43:00Z"/>
                    <w:rFonts w:ascii="Aptos Narrow" w:hAnsi="Aptos Narrow"/>
                    <w:color w:val="000000"/>
                    <w:lang w:val="en-CN"/>
                  </w:rPr>
                </w:rPrChange>
              </w:rPr>
            </w:pPr>
            <w:ins w:id="67" w:author="Yu, Zimeng" w:date="2026-10-02T13:43:00Z" w16du:dateUtc="2026-10-02T17:43:00Z">
              <w:r w:rsidRPr="00FA2704">
                <w:rPr>
                  <w:color w:val="000000"/>
                  <w:lang w:val="en-CN"/>
                  <w:rPrChange w:id="68" w:author="Yu, Zimeng" w:date="2026-10-02T13:44:00Z" w16du:dateUtc="2026-10-02T17:44:00Z">
                    <w:rPr>
                      <w:rFonts w:ascii="Aptos Narrow" w:hAnsi="Aptos Narrow"/>
                      <w:color w:val="000000"/>
                      <w:lang w:val="en-CN"/>
                    </w:rPr>
                  </w:rPrChange>
                </w:rPr>
                <w:t>estimate_years</w:t>
              </w:r>
            </w:ins>
          </w:p>
        </w:tc>
        <w:tc>
          <w:tcPr>
            <w:tcW w:w="1418" w:type="dxa"/>
            <w:noWrap/>
            <w:hideMark/>
            <w:tcPrChange w:id="69" w:author="Yu, Zimeng" w:date="2026-10-02T13:44:00Z" w16du:dateUtc="2026-10-02T17:44:00Z">
              <w:tcPr>
                <w:tcW w:w="1300" w:type="dxa"/>
                <w:gridSpan w:val="2"/>
                <w:tcBorders>
                  <w:top w:val="nil"/>
                  <w:left w:val="nil"/>
                  <w:bottom w:val="nil"/>
                  <w:right w:val="nil"/>
                </w:tcBorders>
                <w:noWrap/>
                <w:vAlign w:val="bottom"/>
                <w:hideMark/>
              </w:tcPr>
            </w:tcPrChange>
          </w:tcPr>
          <w:p w14:paraId="695635EA" w14:textId="77777777" w:rsidR="00FA2704" w:rsidRPr="00FA2704" w:rsidRDefault="00FA2704" w:rsidP="00FA2704">
            <w:pPr>
              <w:rPr>
                <w:ins w:id="70" w:author="Yu, Zimeng" w:date="2026-10-02T13:43:00Z" w16du:dateUtc="2026-10-02T17:43:00Z"/>
                <w:color w:val="000000"/>
                <w:lang w:val="en-CN"/>
                <w:rPrChange w:id="71" w:author="Yu, Zimeng" w:date="2026-10-02T13:44:00Z" w16du:dateUtc="2026-10-02T17:44:00Z">
                  <w:rPr>
                    <w:ins w:id="72" w:author="Yu, Zimeng" w:date="2026-10-02T13:43:00Z" w16du:dateUtc="2026-10-02T17:43:00Z"/>
                    <w:rFonts w:ascii="Aptos Narrow" w:hAnsi="Aptos Narrow"/>
                    <w:color w:val="000000"/>
                    <w:lang w:val="en-CN"/>
                  </w:rPr>
                </w:rPrChange>
              </w:rPr>
            </w:pPr>
            <w:ins w:id="73" w:author="Yu, Zimeng" w:date="2026-10-02T13:43:00Z" w16du:dateUtc="2026-10-02T17:43:00Z">
              <w:r w:rsidRPr="00FA2704">
                <w:rPr>
                  <w:color w:val="000000"/>
                  <w:lang w:val="en-CN"/>
                  <w:rPrChange w:id="74" w:author="Yu, Zimeng" w:date="2026-10-02T13:44:00Z" w16du:dateUtc="2026-10-02T17:44:00Z">
                    <w:rPr>
                      <w:rFonts w:ascii="Aptos Narrow" w:hAnsi="Aptos Narrow"/>
                      <w:color w:val="000000"/>
                      <w:lang w:val="en-CN"/>
                    </w:rPr>
                  </w:rPrChange>
                </w:rPr>
                <w:t>se_HC1</w:t>
              </w:r>
            </w:ins>
          </w:p>
        </w:tc>
        <w:tc>
          <w:tcPr>
            <w:tcW w:w="1674" w:type="dxa"/>
            <w:noWrap/>
            <w:hideMark/>
            <w:tcPrChange w:id="75" w:author="Yu, Zimeng" w:date="2026-10-02T13:44:00Z" w16du:dateUtc="2026-10-02T17:44:00Z">
              <w:tcPr>
                <w:tcW w:w="1300" w:type="dxa"/>
                <w:tcBorders>
                  <w:top w:val="nil"/>
                  <w:left w:val="nil"/>
                  <w:bottom w:val="nil"/>
                  <w:right w:val="nil"/>
                </w:tcBorders>
                <w:noWrap/>
                <w:vAlign w:val="bottom"/>
                <w:hideMark/>
              </w:tcPr>
            </w:tcPrChange>
          </w:tcPr>
          <w:p w14:paraId="2B5F500A" w14:textId="77777777" w:rsidR="00FA2704" w:rsidRPr="00FA2704" w:rsidRDefault="00FA2704" w:rsidP="00FA2704">
            <w:pPr>
              <w:rPr>
                <w:ins w:id="76" w:author="Yu, Zimeng" w:date="2026-10-02T13:43:00Z" w16du:dateUtc="2026-10-02T17:43:00Z"/>
                <w:color w:val="000000"/>
                <w:lang w:val="en-CN"/>
                <w:rPrChange w:id="77" w:author="Yu, Zimeng" w:date="2026-10-02T13:44:00Z" w16du:dateUtc="2026-10-02T17:44:00Z">
                  <w:rPr>
                    <w:ins w:id="78" w:author="Yu, Zimeng" w:date="2026-10-02T13:43:00Z" w16du:dateUtc="2026-10-02T17:43:00Z"/>
                    <w:rFonts w:ascii="Aptos Narrow" w:hAnsi="Aptos Narrow"/>
                    <w:color w:val="000000"/>
                    <w:lang w:val="en-CN"/>
                  </w:rPr>
                </w:rPrChange>
              </w:rPr>
            </w:pPr>
            <w:ins w:id="79" w:author="Yu, Zimeng" w:date="2026-10-02T13:43:00Z" w16du:dateUtc="2026-10-02T17:43:00Z">
              <w:r w:rsidRPr="00FA2704">
                <w:rPr>
                  <w:color w:val="000000"/>
                  <w:lang w:val="en-CN"/>
                  <w:rPrChange w:id="80" w:author="Yu, Zimeng" w:date="2026-10-02T13:44:00Z" w16du:dateUtc="2026-10-02T17:44:00Z">
                    <w:rPr>
                      <w:rFonts w:ascii="Aptos Narrow" w:hAnsi="Aptos Narrow"/>
                      <w:color w:val="000000"/>
                      <w:lang w:val="en-CN"/>
                    </w:rPr>
                  </w:rPrChange>
                </w:rPr>
                <w:t>ci_low</w:t>
              </w:r>
            </w:ins>
          </w:p>
        </w:tc>
      </w:tr>
      <w:tr w:rsidR="00FA2704" w:rsidRPr="00FA2704" w14:paraId="07DE2D65" w14:textId="77777777" w:rsidTr="00FA2704">
        <w:trPr>
          <w:trHeight w:val="320"/>
          <w:ins w:id="81" w:author="Yu, Zimeng" w:date="2026-10-02T13:43:00Z"/>
          <w:trPrChange w:id="82" w:author="Yu, Zimeng" w:date="2026-10-02T13:44:00Z" w16du:dateUtc="2026-10-02T17:44:00Z">
            <w:trPr>
              <w:gridBefore w:val="1"/>
              <w:gridAfter w:val="1"/>
              <w:trHeight w:val="320"/>
            </w:trPr>
          </w:trPrChange>
        </w:trPr>
        <w:tc>
          <w:tcPr>
            <w:tcW w:w="817" w:type="dxa"/>
            <w:noWrap/>
            <w:hideMark/>
            <w:tcPrChange w:id="83" w:author="Yu, Zimeng" w:date="2026-10-02T13:44:00Z" w16du:dateUtc="2026-10-02T17:44:00Z">
              <w:tcPr>
                <w:tcW w:w="1300" w:type="dxa"/>
                <w:gridSpan w:val="2"/>
                <w:tcBorders>
                  <w:top w:val="nil"/>
                  <w:left w:val="nil"/>
                  <w:bottom w:val="nil"/>
                  <w:right w:val="nil"/>
                </w:tcBorders>
                <w:noWrap/>
                <w:vAlign w:val="bottom"/>
                <w:hideMark/>
              </w:tcPr>
            </w:tcPrChange>
          </w:tcPr>
          <w:p w14:paraId="29ADF872" w14:textId="77777777" w:rsidR="00FA2704" w:rsidRPr="00FA2704" w:rsidRDefault="00FA2704" w:rsidP="00FA2704">
            <w:pPr>
              <w:jc w:val="right"/>
              <w:rPr>
                <w:ins w:id="84" w:author="Yu, Zimeng" w:date="2026-10-02T13:43:00Z" w16du:dateUtc="2026-10-02T17:43:00Z"/>
                <w:color w:val="000000"/>
                <w:lang w:val="en-CN"/>
                <w:rPrChange w:id="85" w:author="Yu, Zimeng" w:date="2026-10-02T13:44:00Z" w16du:dateUtc="2026-10-02T17:44:00Z">
                  <w:rPr>
                    <w:ins w:id="86" w:author="Yu, Zimeng" w:date="2026-10-02T13:43:00Z" w16du:dateUtc="2026-10-02T17:43:00Z"/>
                    <w:rFonts w:ascii="Aptos Narrow" w:hAnsi="Aptos Narrow"/>
                    <w:color w:val="000000"/>
                    <w:lang w:val="en-CN"/>
                  </w:rPr>
                </w:rPrChange>
              </w:rPr>
            </w:pPr>
            <w:ins w:id="87" w:author="Yu, Zimeng" w:date="2026-10-02T13:43:00Z" w16du:dateUtc="2026-10-02T17:43:00Z">
              <w:r w:rsidRPr="00FA2704">
                <w:rPr>
                  <w:color w:val="000000"/>
                  <w:lang w:val="en-CN"/>
                  <w:rPrChange w:id="88" w:author="Yu, Zimeng" w:date="2026-10-02T13:44:00Z" w16du:dateUtc="2026-10-02T17:44:00Z">
                    <w:rPr>
                      <w:rFonts w:ascii="Aptos Narrow" w:hAnsi="Aptos Narrow"/>
                      <w:color w:val="000000"/>
                      <w:lang w:val="en-CN"/>
                    </w:rPr>
                  </w:rPrChange>
                </w:rPr>
                <w:t>1</w:t>
              </w:r>
            </w:ins>
          </w:p>
        </w:tc>
        <w:tc>
          <w:tcPr>
            <w:tcW w:w="3762" w:type="dxa"/>
            <w:noWrap/>
            <w:hideMark/>
            <w:tcPrChange w:id="89" w:author="Yu, Zimeng" w:date="2026-10-02T13:44:00Z" w16du:dateUtc="2026-10-02T17:44:00Z">
              <w:tcPr>
                <w:tcW w:w="3464" w:type="dxa"/>
                <w:gridSpan w:val="2"/>
                <w:tcBorders>
                  <w:top w:val="nil"/>
                  <w:left w:val="nil"/>
                  <w:bottom w:val="nil"/>
                  <w:right w:val="nil"/>
                </w:tcBorders>
                <w:noWrap/>
                <w:vAlign w:val="bottom"/>
                <w:hideMark/>
              </w:tcPr>
            </w:tcPrChange>
          </w:tcPr>
          <w:p w14:paraId="1220F0C8" w14:textId="77777777" w:rsidR="00FA2704" w:rsidRPr="00FA2704" w:rsidRDefault="00FA2704" w:rsidP="00FA2704">
            <w:pPr>
              <w:rPr>
                <w:ins w:id="90" w:author="Yu, Zimeng" w:date="2026-10-02T13:43:00Z" w16du:dateUtc="2026-10-02T17:43:00Z"/>
                <w:color w:val="000000"/>
                <w:lang w:val="en-CN"/>
                <w:rPrChange w:id="91" w:author="Yu, Zimeng" w:date="2026-10-02T13:44:00Z" w16du:dateUtc="2026-10-02T17:44:00Z">
                  <w:rPr>
                    <w:ins w:id="92" w:author="Yu, Zimeng" w:date="2026-10-02T13:43:00Z" w16du:dateUtc="2026-10-02T17:43:00Z"/>
                    <w:rFonts w:ascii="Aptos Narrow" w:hAnsi="Aptos Narrow"/>
                    <w:color w:val="000000"/>
                    <w:lang w:val="en-CN"/>
                  </w:rPr>
                </w:rPrChange>
              </w:rPr>
            </w:pPr>
            <w:ins w:id="93" w:author="Yu, Zimeng" w:date="2026-10-02T13:43:00Z" w16du:dateUtc="2026-10-02T17:43:00Z">
              <w:r w:rsidRPr="00FA2704">
                <w:rPr>
                  <w:color w:val="000000"/>
                  <w:lang w:val="en-CN"/>
                  <w:rPrChange w:id="94" w:author="Yu, Zimeng" w:date="2026-10-02T13:44:00Z" w16du:dateUtc="2026-10-02T17:44:00Z">
                    <w:rPr>
                      <w:rFonts w:ascii="Aptos Narrow" w:hAnsi="Aptos Narrow"/>
                      <w:color w:val="000000"/>
                      <w:lang w:val="en-CN"/>
                    </w:rPr>
                  </w:rPrChange>
                </w:rPr>
                <w:t>high_vs_nonhigh_noncarriers</w:t>
              </w:r>
            </w:ins>
          </w:p>
        </w:tc>
        <w:tc>
          <w:tcPr>
            <w:tcW w:w="1766" w:type="dxa"/>
            <w:noWrap/>
            <w:hideMark/>
            <w:tcPrChange w:id="95" w:author="Yu, Zimeng" w:date="2026-10-02T13:44:00Z" w16du:dateUtc="2026-10-02T17:44:00Z">
              <w:tcPr>
                <w:tcW w:w="1484" w:type="dxa"/>
                <w:gridSpan w:val="2"/>
                <w:tcBorders>
                  <w:top w:val="nil"/>
                  <w:left w:val="nil"/>
                  <w:bottom w:val="nil"/>
                  <w:right w:val="nil"/>
                </w:tcBorders>
                <w:noWrap/>
                <w:vAlign w:val="bottom"/>
                <w:hideMark/>
              </w:tcPr>
            </w:tcPrChange>
          </w:tcPr>
          <w:p w14:paraId="14C1D817" w14:textId="77777777" w:rsidR="00FA2704" w:rsidRPr="00FA2704" w:rsidRDefault="00FA2704" w:rsidP="00FA2704">
            <w:pPr>
              <w:jc w:val="right"/>
              <w:rPr>
                <w:ins w:id="96" w:author="Yu, Zimeng" w:date="2026-10-02T13:43:00Z" w16du:dateUtc="2026-10-02T17:43:00Z"/>
                <w:color w:val="000000"/>
                <w:lang w:val="en-CN"/>
                <w:rPrChange w:id="97" w:author="Yu, Zimeng" w:date="2026-10-02T13:44:00Z" w16du:dateUtc="2026-10-02T17:44:00Z">
                  <w:rPr>
                    <w:ins w:id="98" w:author="Yu, Zimeng" w:date="2026-10-02T13:43:00Z" w16du:dateUtc="2026-10-02T17:43:00Z"/>
                    <w:rFonts w:ascii="Aptos Narrow" w:hAnsi="Aptos Narrow"/>
                    <w:color w:val="000000"/>
                    <w:lang w:val="en-CN"/>
                  </w:rPr>
                </w:rPrChange>
              </w:rPr>
            </w:pPr>
            <w:ins w:id="99" w:author="Yu, Zimeng" w:date="2026-10-02T13:43:00Z" w16du:dateUtc="2026-10-02T17:43:00Z">
              <w:r w:rsidRPr="00FA2704">
                <w:rPr>
                  <w:color w:val="000000"/>
                  <w:lang w:val="en-CN"/>
                  <w:rPrChange w:id="100" w:author="Yu, Zimeng" w:date="2026-10-02T13:44:00Z" w16du:dateUtc="2026-10-02T17:44:00Z">
                    <w:rPr>
                      <w:rFonts w:ascii="Aptos Narrow" w:hAnsi="Aptos Narrow"/>
                      <w:color w:val="000000"/>
                      <w:lang w:val="en-CN"/>
                    </w:rPr>
                  </w:rPrChange>
                </w:rPr>
                <w:t>-0.7944935</w:t>
              </w:r>
            </w:ins>
          </w:p>
        </w:tc>
        <w:tc>
          <w:tcPr>
            <w:tcW w:w="1418" w:type="dxa"/>
            <w:noWrap/>
            <w:hideMark/>
            <w:tcPrChange w:id="101" w:author="Yu, Zimeng" w:date="2026-10-02T13:44:00Z" w16du:dateUtc="2026-10-02T17:44:00Z">
              <w:tcPr>
                <w:tcW w:w="1300" w:type="dxa"/>
                <w:gridSpan w:val="2"/>
                <w:tcBorders>
                  <w:top w:val="nil"/>
                  <w:left w:val="nil"/>
                  <w:bottom w:val="nil"/>
                  <w:right w:val="nil"/>
                </w:tcBorders>
                <w:noWrap/>
                <w:vAlign w:val="bottom"/>
                <w:hideMark/>
              </w:tcPr>
            </w:tcPrChange>
          </w:tcPr>
          <w:p w14:paraId="6B8B9D01" w14:textId="77777777" w:rsidR="00FA2704" w:rsidRPr="00FA2704" w:rsidRDefault="00FA2704" w:rsidP="00FA2704">
            <w:pPr>
              <w:jc w:val="right"/>
              <w:rPr>
                <w:ins w:id="102" w:author="Yu, Zimeng" w:date="2026-10-02T13:43:00Z" w16du:dateUtc="2026-10-02T17:43:00Z"/>
                <w:color w:val="000000"/>
                <w:lang w:val="en-CN"/>
                <w:rPrChange w:id="103" w:author="Yu, Zimeng" w:date="2026-10-02T13:44:00Z" w16du:dateUtc="2026-10-02T17:44:00Z">
                  <w:rPr>
                    <w:ins w:id="104" w:author="Yu, Zimeng" w:date="2026-10-02T13:43:00Z" w16du:dateUtc="2026-10-02T17:43:00Z"/>
                    <w:rFonts w:ascii="Aptos Narrow" w:hAnsi="Aptos Narrow"/>
                    <w:color w:val="000000"/>
                    <w:lang w:val="en-CN"/>
                  </w:rPr>
                </w:rPrChange>
              </w:rPr>
            </w:pPr>
            <w:ins w:id="105" w:author="Yu, Zimeng" w:date="2026-10-02T13:43:00Z" w16du:dateUtc="2026-10-02T17:43:00Z">
              <w:r w:rsidRPr="00FA2704">
                <w:rPr>
                  <w:color w:val="000000"/>
                  <w:lang w:val="en-CN"/>
                  <w:rPrChange w:id="106" w:author="Yu, Zimeng" w:date="2026-10-02T13:44:00Z" w16du:dateUtc="2026-10-02T17:44:00Z">
                    <w:rPr>
                      <w:rFonts w:ascii="Aptos Narrow" w:hAnsi="Aptos Narrow"/>
                      <w:color w:val="000000"/>
                      <w:lang w:val="en-CN"/>
                    </w:rPr>
                  </w:rPrChange>
                </w:rPr>
                <w:t>0.23644284</w:t>
              </w:r>
            </w:ins>
          </w:p>
        </w:tc>
        <w:tc>
          <w:tcPr>
            <w:tcW w:w="1674" w:type="dxa"/>
            <w:noWrap/>
            <w:hideMark/>
            <w:tcPrChange w:id="107" w:author="Yu, Zimeng" w:date="2026-10-02T13:44:00Z" w16du:dateUtc="2026-10-02T17:44:00Z">
              <w:tcPr>
                <w:tcW w:w="1300" w:type="dxa"/>
                <w:tcBorders>
                  <w:top w:val="nil"/>
                  <w:left w:val="nil"/>
                  <w:bottom w:val="nil"/>
                  <w:right w:val="nil"/>
                </w:tcBorders>
                <w:noWrap/>
                <w:vAlign w:val="bottom"/>
                <w:hideMark/>
              </w:tcPr>
            </w:tcPrChange>
          </w:tcPr>
          <w:p w14:paraId="66132779" w14:textId="77777777" w:rsidR="00FA2704" w:rsidRPr="00FA2704" w:rsidRDefault="00FA2704" w:rsidP="00FA2704">
            <w:pPr>
              <w:jc w:val="right"/>
              <w:rPr>
                <w:ins w:id="108" w:author="Yu, Zimeng" w:date="2026-10-02T13:43:00Z" w16du:dateUtc="2026-10-02T17:43:00Z"/>
                <w:color w:val="000000"/>
                <w:lang w:val="en-CN"/>
                <w:rPrChange w:id="109" w:author="Yu, Zimeng" w:date="2026-10-02T13:44:00Z" w16du:dateUtc="2026-10-02T17:44:00Z">
                  <w:rPr>
                    <w:ins w:id="110" w:author="Yu, Zimeng" w:date="2026-10-02T13:43:00Z" w16du:dateUtc="2026-10-02T17:43:00Z"/>
                    <w:rFonts w:ascii="Aptos Narrow" w:hAnsi="Aptos Narrow"/>
                    <w:color w:val="000000"/>
                    <w:lang w:val="en-CN"/>
                  </w:rPr>
                </w:rPrChange>
              </w:rPr>
            </w:pPr>
            <w:ins w:id="111" w:author="Yu, Zimeng" w:date="2026-10-02T13:43:00Z" w16du:dateUtc="2026-10-02T17:43:00Z">
              <w:r w:rsidRPr="00FA2704">
                <w:rPr>
                  <w:color w:val="000000"/>
                  <w:lang w:val="en-CN"/>
                  <w:rPrChange w:id="112" w:author="Yu, Zimeng" w:date="2026-10-02T13:44:00Z" w16du:dateUtc="2026-10-02T17:44:00Z">
                    <w:rPr>
                      <w:rFonts w:ascii="Aptos Narrow" w:hAnsi="Aptos Narrow"/>
                      <w:color w:val="000000"/>
                      <w:lang w:val="en-CN"/>
                    </w:rPr>
                  </w:rPrChange>
                </w:rPr>
                <w:t>-1.257913</w:t>
              </w:r>
            </w:ins>
          </w:p>
        </w:tc>
      </w:tr>
      <w:tr w:rsidR="00FA2704" w:rsidRPr="00FA2704" w14:paraId="7A74EFF6" w14:textId="77777777" w:rsidTr="00FA2704">
        <w:trPr>
          <w:trHeight w:val="320"/>
          <w:ins w:id="113" w:author="Yu, Zimeng" w:date="2026-10-02T13:43:00Z"/>
          <w:trPrChange w:id="114" w:author="Yu, Zimeng" w:date="2026-10-02T13:44:00Z" w16du:dateUtc="2026-10-02T17:44:00Z">
            <w:trPr>
              <w:gridBefore w:val="1"/>
              <w:gridAfter w:val="1"/>
              <w:trHeight w:val="320"/>
            </w:trPr>
          </w:trPrChange>
        </w:trPr>
        <w:tc>
          <w:tcPr>
            <w:tcW w:w="817" w:type="dxa"/>
            <w:noWrap/>
            <w:hideMark/>
            <w:tcPrChange w:id="115" w:author="Yu, Zimeng" w:date="2026-10-02T13:44:00Z" w16du:dateUtc="2026-10-02T17:44:00Z">
              <w:tcPr>
                <w:tcW w:w="1300" w:type="dxa"/>
                <w:gridSpan w:val="2"/>
                <w:tcBorders>
                  <w:top w:val="nil"/>
                  <w:left w:val="nil"/>
                  <w:bottom w:val="nil"/>
                  <w:right w:val="nil"/>
                </w:tcBorders>
                <w:noWrap/>
                <w:vAlign w:val="bottom"/>
                <w:hideMark/>
              </w:tcPr>
            </w:tcPrChange>
          </w:tcPr>
          <w:p w14:paraId="71802666" w14:textId="77777777" w:rsidR="00FA2704" w:rsidRPr="00FA2704" w:rsidRDefault="00FA2704" w:rsidP="00FA2704">
            <w:pPr>
              <w:jc w:val="right"/>
              <w:rPr>
                <w:ins w:id="116" w:author="Yu, Zimeng" w:date="2026-10-02T13:43:00Z" w16du:dateUtc="2026-10-02T17:43:00Z"/>
                <w:color w:val="000000"/>
                <w:lang w:val="en-CN"/>
                <w:rPrChange w:id="117" w:author="Yu, Zimeng" w:date="2026-10-02T13:44:00Z" w16du:dateUtc="2026-10-02T17:44:00Z">
                  <w:rPr>
                    <w:ins w:id="118" w:author="Yu, Zimeng" w:date="2026-10-02T13:43:00Z" w16du:dateUtc="2026-10-02T17:43:00Z"/>
                    <w:rFonts w:ascii="Aptos Narrow" w:hAnsi="Aptos Narrow"/>
                    <w:color w:val="000000"/>
                    <w:lang w:val="en-CN"/>
                  </w:rPr>
                </w:rPrChange>
              </w:rPr>
            </w:pPr>
            <w:ins w:id="119" w:author="Yu, Zimeng" w:date="2026-10-02T13:43:00Z" w16du:dateUtc="2026-10-02T17:43:00Z">
              <w:r w:rsidRPr="00FA2704">
                <w:rPr>
                  <w:color w:val="000000"/>
                  <w:lang w:val="en-CN"/>
                  <w:rPrChange w:id="120" w:author="Yu, Zimeng" w:date="2026-10-02T13:44:00Z" w16du:dateUtc="2026-10-02T17:44:00Z">
                    <w:rPr>
                      <w:rFonts w:ascii="Aptos Narrow" w:hAnsi="Aptos Narrow"/>
                      <w:color w:val="000000"/>
                      <w:lang w:val="en-CN"/>
                    </w:rPr>
                  </w:rPrChange>
                </w:rPr>
                <w:t>2</w:t>
              </w:r>
            </w:ins>
          </w:p>
        </w:tc>
        <w:tc>
          <w:tcPr>
            <w:tcW w:w="3762" w:type="dxa"/>
            <w:noWrap/>
            <w:hideMark/>
            <w:tcPrChange w:id="121" w:author="Yu, Zimeng" w:date="2026-10-02T13:44:00Z" w16du:dateUtc="2026-10-02T17:44:00Z">
              <w:tcPr>
                <w:tcW w:w="3464" w:type="dxa"/>
                <w:gridSpan w:val="2"/>
                <w:tcBorders>
                  <w:top w:val="nil"/>
                  <w:left w:val="nil"/>
                  <w:bottom w:val="nil"/>
                  <w:right w:val="nil"/>
                </w:tcBorders>
                <w:noWrap/>
                <w:vAlign w:val="bottom"/>
                <w:hideMark/>
              </w:tcPr>
            </w:tcPrChange>
          </w:tcPr>
          <w:p w14:paraId="5C4E056C" w14:textId="77777777" w:rsidR="00FA2704" w:rsidRPr="00FA2704" w:rsidRDefault="00FA2704" w:rsidP="00FA2704">
            <w:pPr>
              <w:rPr>
                <w:ins w:id="122" w:author="Yu, Zimeng" w:date="2026-10-02T13:43:00Z" w16du:dateUtc="2026-10-02T17:43:00Z"/>
                <w:color w:val="000000"/>
                <w:lang w:val="en-CN"/>
                <w:rPrChange w:id="123" w:author="Yu, Zimeng" w:date="2026-10-02T13:44:00Z" w16du:dateUtc="2026-10-02T17:44:00Z">
                  <w:rPr>
                    <w:ins w:id="124" w:author="Yu, Zimeng" w:date="2026-10-02T13:43:00Z" w16du:dateUtc="2026-10-02T17:43:00Z"/>
                    <w:rFonts w:ascii="Aptos Narrow" w:hAnsi="Aptos Narrow"/>
                    <w:color w:val="000000"/>
                    <w:lang w:val="en-CN"/>
                  </w:rPr>
                </w:rPrChange>
              </w:rPr>
            </w:pPr>
            <w:ins w:id="125" w:author="Yu, Zimeng" w:date="2026-10-02T13:43:00Z" w16du:dateUtc="2026-10-02T17:43:00Z">
              <w:r w:rsidRPr="00FA2704">
                <w:rPr>
                  <w:color w:val="000000"/>
                  <w:lang w:val="en-CN"/>
                  <w:rPrChange w:id="126" w:author="Yu, Zimeng" w:date="2026-10-02T13:44:00Z" w16du:dateUtc="2026-10-02T17:44:00Z">
                    <w:rPr>
                      <w:rFonts w:ascii="Aptos Narrow" w:hAnsi="Aptos Narrow"/>
                      <w:color w:val="000000"/>
                      <w:lang w:val="en-CN"/>
                    </w:rPr>
                  </w:rPrChange>
                </w:rPr>
                <w:t>high_vs_nonhigh_carriers</w:t>
              </w:r>
            </w:ins>
          </w:p>
        </w:tc>
        <w:tc>
          <w:tcPr>
            <w:tcW w:w="1766" w:type="dxa"/>
            <w:noWrap/>
            <w:hideMark/>
            <w:tcPrChange w:id="127" w:author="Yu, Zimeng" w:date="2026-10-02T13:44:00Z" w16du:dateUtc="2026-10-02T17:44:00Z">
              <w:tcPr>
                <w:tcW w:w="1484" w:type="dxa"/>
                <w:gridSpan w:val="2"/>
                <w:tcBorders>
                  <w:top w:val="nil"/>
                  <w:left w:val="nil"/>
                  <w:bottom w:val="nil"/>
                  <w:right w:val="nil"/>
                </w:tcBorders>
                <w:noWrap/>
                <w:vAlign w:val="bottom"/>
                <w:hideMark/>
              </w:tcPr>
            </w:tcPrChange>
          </w:tcPr>
          <w:p w14:paraId="3832EF81" w14:textId="77777777" w:rsidR="00FA2704" w:rsidRPr="00FA2704" w:rsidRDefault="00FA2704" w:rsidP="00FA2704">
            <w:pPr>
              <w:jc w:val="right"/>
              <w:rPr>
                <w:ins w:id="128" w:author="Yu, Zimeng" w:date="2026-10-02T13:43:00Z" w16du:dateUtc="2026-10-02T17:43:00Z"/>
                <w:color w:val="000000"/>
                <w:lang w:val="en-CN"/>
                <w:rPrChange w:id="129" w:author="Yu, Zimeng" w:date="2026-10-02T13:44:00Z" w16du:dateUtc="2026-10-02T17:44:00Z">
                  <w:rPr>
                    <w:ins w:id="130" w:author="Yu, Zimeng" w:date="2026-10-02T13:43:00Z" w16du:dateUtc="2026-10-02T17:43:00Z"/>
                    <w:rFonts w:ascii="Aptos Narrow" w:hAnsi="Aptos Narrow"/>
                    <w:color w:val="000000"/>
                    <w:lang w:val="en-CN"/>
                  </w:rPr>
                </w:rPrChange>
              </w:rPr>
            </w:pPr>
            <w:ins w:id="131" w:author="Yu, Zimeng" w:date="2026-10-02T13:43:00Z" w16du:dateUtc="2026-10-02T17:43:00Z">
              <w:r w:rsidRPr="00FA2704">
                <w:rPr>
                  <w:color w:val="000000"/>
                  <w:lang w:val="en-CN"/>
                  <w:rPrChange w:id="132" w:author="Yu, Zimeng" w:date="2026-10-02T13:44:00Z" w16du:dateUtc="2026-10-02T17:44:00Z">
                    <w:rPr>
                      <w:rFonts w:ascii="Aptos Narrow" w:hAnsi="Aptos Narrow"/>
                      <w:color w:val="000000"/>
                      <w:lang w:val="en-CN"/>
                    </w:rPr>
                  </w:rPrChange>
                </w:rPr>
                <w:t>0.59500827</w:t>
              </w:r>
            </w:ins>
          </w:p>
        </w:tc>
        <w:tc>
          <w:tcPr>
            <w:tcW w:w="1418" w:type="dxa"/>
            <w:noWrap/>
            <w:hideMark/>
            <w:tcPrChange w:id="133" w:author="Yu, Zimeng" w:date="2026-10-02T13:44:00Z" w16du:dateUtc="2026-10-02T17:44:00Z">
              <w:tcPr>
                <w:tcW w:w="1300" w:type="dxa"/>
                <w:gridSpan w:val="2"/>
                <w:tcBorders>
                  <w:top w:val="nil"/>
                  <w:left w:val="nil"/>
                  <w:bottom w:val="nil"/>
                  <w:right w:val="nil"/>
                </w:tcBorders>
                <w:noWrap/>
                <w:vAlign w:val="bottom"/>
                <w:hideMark/>
              </w:tcPr>
            </w:tcPrChange>
          </w:tcPr>
          <w:p w14:paraId="151AF797" w14:textId="77777777" w:rsidR="00FA2704" w:rsidRPr="00FA2704" w:rsidRDefault="00FA2704" w:rsidP="00FA2704">
            <w:pPr>
              <w:jc w:val="right"/>
              <w:rPr>
                <w:ins w:id="134" w:author="Yu, Zimeng" w:date="2026-10-02T13:43:00Z" w16du:dateUtc="2026-10-02T17:43:00Z"/>
                <w:color w:val="000000"/>
                <w:lang w:val="en-CN"/>
                <w:rPrChange w:id="135" w:author="Yu, Zimeng" w:date="2026-10-02T13:44:00Z" w16du:dateUtc="2026-10-02T17:44:00Z">
                  <w:rPr>
                    <w:ins w:id="136" w:author="Yu, Zimeng" w:date="2026-10-02T13:43:00Z" w16du:dateUtc="2026-10-02T17:43:00Z"/>
                    <w:rFonts w:ascii="Aptos Narrow" w:hAnsi="Aptos Narrow"/>
                    <w:color w:val="000000"/>
                    <w:lang w:val="en-CN"/>
                  </w:rPr>
                </w:rPrChange>
              </w:rPr>
            </w:pPr>
            <w:ins w:id="137" w:author="Yu, Zimeng" w:date="2026-10-02T13:43:00Z" w16du:dateUtc="2026-10-02T17:43:00Z">
              <w:r w:rsidRPr="00FA2704">
                <w:rPr>
                  <w:color w:val="000000"/>
                  <w:lang w:val="en-CN"/>
                  <w:rPrChange w:id="138" w:author="Yu, Zimeng" w:date="2026-10-02T13:44:00Z" w16du:dateUtc="2026-10-02T17:44:00Z">
                    <w:rPr>
                      <w:rFonts w:ascii="Aptos Narrow" w:hAnsi="Aptos Narrow"/>
                      <w:color w:val="000000"/>
                      <w:lang w:val="en-CN"/>
                    </w:rPr>
                  </w:rPrChange>
                </w:rPr>
                <w:t>1.01747438</w:t>
              </w:r>
            </w:ins>
          </w:p>
        </w:tc>
        <w:tc>
          <w:tcPr>
            <w:tcW w:w="1674" w:type="dxa"/>
            <w:noWrap/>
            <w:hideMark/>
            <w:tcPrChange w:id="139" w:author="Yu, Zimeng" w:date="2026-10-02T13:44:00Z" w16du:dateUtc="2026-10-02T17:44:00Z">
              <w:tcPr>
                <w:tcW w:w="1300" w:type="dxa"/>
                <w:tcBorders>
                  <w:top w:val="nil"/>
                  <w:left w:val="nil"/>
                  <w:bottom w:val="nil"/>
                  <w:right w:val="nil"/>
                </w:tcBorders>
                <w:noWrap/>
                <w:vAlign w:val="bottom"/>
                <w:hideMark/>
              </w:tcPr>
            </w:tcPrChange>
          </w:tcPr>
          <w:p w14:paraId="46991985" w14:textId="77777777" w:rsidR="00FA2704" w:rsidRPr="00FA2704" w:rsidRDefault="00FA2704" w:rsidP="00FA2704">
            <w:pPr>
              <w:jc w:val="right"/>
              <w:rPr>
                <w:ins w:id="140" w:author="Yu, Zimeng" w:date="2026-10-02T13:43:00Z" w16du:dateUtc="2026-10-02T17:43:00Z"/>
                <w:color w:val="000000"/>
                <w:lang w:val="en-CN"/>
                <w:rPrChange w:id="141" w:author="Yu, Zimeng" w:date="2026-10-02T13:44:00Z" w16du:dateUtc="2026-10-02T17:44:00Z">
                  <w:rPr>
                    <w:ins w:id="142" w:author="Yu, Zimeng" w:date="2026-10-02T13:43:00Z" w16du:dateUtc="2026-10-02T17:43:00Z"/>
                    <w:rFonts w:ascii="Aptos Narrow" w:hAnsi="Aptos Narrow"/>
                    <w:color w:val="000000"/>
                    <w:lang w:val="en-CN"/>
                  </w:rPr>
                </w:rPrChange>
              </w:rPr>
            </w:pPr>
            <w:ins w:id="143" w:author="Yu, Zimeng" w:date="2026-10-02T13:43:00Z" w16du:dateUtc="2026-10-02T17:43:00Z">
              <w:r w:rsidRPr="00FA2704">
                <w:rPr>
                  <w:color w:val="000000"/>
                  <w:lang w:val="en-CN"/>
                  <w:rPrChange w:id="144" w:author="Yu, Zimeng" w:date="2026-10-02T13:44:00Z" w16du:dateUtc="2026-10-02T17:44:00Z">
                    <w:rPr>
                      <w:rFonts w:ascii="Aptos Narrow" w:hAnsi="Aptos Narrow"/>
                      <w:color w:val="000000"/>
                      <w:lang w:val="en-CN"/>
                    </w:rPr>
                  </w:rPrChange>
                </w:rPr>
                <w:t>-1.3992049</w:t>
              </w:r>
            </w:ins>
          </w:p>
        </w:tc>
      </w:tr>
      <w:tr w:rsidR="00FA2704" w:rsidRPr="00FA2704" w14:paraId="11FAAF7F" w14:textId="77777777" w:rsidTr="00FA2704">
        <w:trPr>
          <w:trHeight w:val="320"/>
          <w:ins w:id="145" w:author="Yu, Zimeng" w:date="2026-10-02T13:43:00Z"/>
          <w:trPrChange w:id="146" w:author="Yu, Zimeng" w:date="2026-10-02T13:44:00Z" w16du:dateUtc="2026-10-02T17:44:00Z">
            <w:trPr>
              <w:gridBefore w:val="1"/>
              <w:gridAfter w:val="1"/>
              <w:trHeight w:val="320"/>
            </w:trPr>
          </w:trPrChange>
        </w:trPr>
        <w:tc>
          <w:tcPr>
            <w:tcW w:w="817" w:type="dxa"/>
            <w:noWrap/>
            <w:hideMark/>
            <w:tcPrChange w:id="147" w:author="Yu, Zimeng" w:date="2026-10-02T13:44:00Z" w16du:dateUtc="2026-10-02T17:44:00Z">
              <w:tcPr>
                <w:tcW w:w="1300" w:type="dxa"/>
                <w:gridSpan w:val="2"/>
                <w:tcBorders>
                  <w:top w:val="nil"/>
                  <w:left w:val="nil"/>
                  <w:bottom w:val="nil"/>
                  <w:right w:val="nil"/>
                </w:tcBorders>
                <w:noWrap/>
                <w:vAlign w:val="bottom"/>
                <w:hideMark/>
              </w:tcPr>
            </w:tcPrChange>
          </w:tcPr>
          <w:p w14:paraId="732698BD" w14:textId="77777777" w:rsidR="00FA2704" w:rsidRPr="00FA2704" w:rsidRDefault="00FA2704" w:rsidP="00FA2704">
            <w:pPr>
              <w:jc w:val="right"/>
              <w:rPr>
                <w:ins w:id="148" w:author="Yu, Zimeng" w:date="2026-10-02T13:43:00Z" w16du:dateUtc="2026-10-02T17:43:00Z"/>
                <w:color w:val="000000"/>
                <w:lang w:val="en-CN"/>
                <w:rPrChange w:id="149" w:author="Yu, Zimeng" w:date="2026-10-02T13:44:00Z" w16du:dateUtc="2026-10-02T17:44:00Z">
                  <w:rPr>
                    <w:ins w:id="150" w:author="Yu, Zimeng" w:date="2026-10-02T13:43:00Z" w16du:dateUtc="2026-10-02T17:43:00Z"/>
                    <w:rFonts w:ascii="Aptos Narrow" w:hAnsi="Aptos Narrow"/>
                    <w:color w:val="000000"/>
                    <w:lang w:val="en-CN"/>
                  </w:rPr>
                </w:rPrChange>
              </w:rPr>
            </w:pPr>
            <w:ins w:id="151" w:author="Yu, Zimeng" w:date="2026-10-02T13:43:00Z" w16du:dateUtc="2026-10-02T17:43:00Z">
              <w:r w:rsidRPr="00FA2704">
                <w:rPr>
                  <w:color w:val="000000"/>
                  <w:lang w:val="en-CN"/>
                  <w:rPrChange w:id="152" w:author="Yu, Zimeng" w:date="2026-10-02T13:44:00Z" w16du:dateUtc="2026-10-02T17:44:00Z">
                    <w:rPr>
                      <w:rFonts w:ascii="Aptos Narrow" w:hAnsi="Aptos Narrow"/>
                      <w:color w:val="000000"/>
                      <w:lang w:val="en-CN"/>
                    </w:rPr>
                  </w:rPrChange>
                </w:rPr>
                <w:t>3</w:t>
              </w:r>
            </w:ins>
          </w:p>
        </w:tc>
        <w:tc>
          <w:tcPr>
            <w:tcW w:w="3762" w:type="dxa"/>
            <w:noWrap/>
            <w:hideMark/>
            <w:tcPrChange w:id="153" w:author="Yu, Zimeng" w:date="2026-10-02T13:44:00Z" w16du:dateUtc="2026-10-02T17:44:00Z">
              <w:tcPr>
                <w:tcW w:w="3464" w:type="dxa"/>
                <w:gridSpan w:val="2"/>
                <w:tcBorders>
                  <w:top w:val="nil"/>
                  <w:left w:val="nil"/>
                  <w:bottom w:val="nil"/>
                  <w:right w:val="nil"/>
                </w:tcBorders>
                <w:noWrap/>
                <w:vAlign w:val="bottom"/>
                <w:hideMark/>
              </w:tcPr>
            </w:tcPrChange>
          </w:tcPr>
          <w:p w14:paraId="2ABE8BEA" w14:textId="77777777" w:rsidR="00FA2704" w:rsidRPr="00FA2704" w:rsidRDefault="00FA2704" w:rsidP="00FA2704">
            <w:pPr>
              <w:rPr>
                <w:ins w:id="154" w:author="Yu, Zimeng" w:date="2026-10-02T13:43:00Z" w16du:dateUtc="2026-10-02T17:43:00Z"/>
                <w:color w:val="000000"/>
                <w:lang w:val="en-CN"/>
                <w:rPrChange w:id="155" w:author="Yu, Zimeng" w:date="2026-10-02T13:44:00Z" w16du:dateUtc="2026-10-02T17:44:00Z">
                  <w:rPr>
                    <w:ins w:id="156" w:author="Yu, Zimeng" w:date="2026-10-02T13:43:00Z" w16du:dateUtc="2026-10-02T17:43:00Z"/>
                    <w:rFonts w:ascii="Aptos Narrow" w:hAnsi="Aptos Narrow"/>
                    <w:color w:val="000000"/>
                    <w:lang w:val="en-CN"/>
                  </w:rPr>
                </w:rPrChange>
              </w:rPr>
            </w:pPr>
            <w:ins w:id="157" w:author="Yu, Zimeng" w:date="2026-10-02T13:43:00Z" w16du:dateUtc="2026-10-02T17:43:00Z">
              <w:r w:rsidRPr="00FA2704">
                <w:rPr>
                  <w:color w:val="000000"/>
                  <w:lang w:val="en-CN"/>
                  <w:rPrChange w:id="158" w:author="Yu, Zimeng" w:date="2026-10-02T13:44:00Z" w16du:dateUtc="2026-10-02T17:44:00Z">
                    <w:rPr>
                      <w:rFonts w:ascii="Aptos Narrow" w:hAnsi="Aptos Narrow"/>
                      <w:color w:val="000000"/>
                      <w:lang w:val="en-CN"/>
                    </w:rPr>
                  </w:rPrChange>
                </w:rPr>
                <w:t>difference_in_differences</w:t>
              </w:r>
            </w:ins>
          </w:p>
        </w:tc>
        <w:tc>
          <w:tcPr>
            <w:tcW w:w="1766" w:type="dxa"/>
            <w:noWrap/>
            <w:hideMark/>
            <w:tcPrChange w:id="159" w:author="Yu, Zimeng" w:date="2026-10-02T13:44:00Z" w16du:dateUtc="2026-10-02T17:44:00Z">
              <w:tcPr>
                <w:tcW w:w="1484" w:type="dxa"/>
                <w:gridSpan w:val="2"/>
                <w:tcBorders>
                  <w:top w:val="nil"/>
                  <w:left w:val="nil"/>
                  <w:bottom w:val="nil"/>
                  <w:right w:val="nil"/>
                </w:tcBorders>
                <w:noWrap/>
                <w:vAlign w:val="bottom"/>
                <w:hideMark/>
              </w:tcPr>
            </w:tcPrChange>
          </w:tcPr>
          <w:p w14:paraId="6B0A5038" w14:textId="77777777" w:rsidR="00FA2704" w:rsidRPr="00FA2704" w:rsidRDefault="00FA2704" w:rsidP="00FA2704">
            <w:pPr>
              <w:jc w:val="right"/>
              <w:rPr>
                <w:ins w:id="160" w:author="Yu, Zimeng" w:date="2026-10-02T13:43:00Z" w16du:dateUtc="2026-10-02T17:43:00Z"/>
                <w:color w:val="000000"/>
                <w:lang w:val="en-CN"/>
                <w:rPrChange w:id="161" w:author="Yu, Zimeng" w:date="2026-10-02T13:44:00Z" w16du:dateUtc="2026-10-02T17:44:00Z">
                  <w:rPr>
                    <w:ins w:id="162" w:author="Yu, Zimeng" w:date="2026-10-02T13:43:00Z" w16du:dateUtc="2026-10-02T17:43:00Z"/>
                    <w:rFonts w:ascii="Aptos Narrow" w:hAnsi="Aptos Narrow"/>
                    <w:color w:val="000000"/>
                    <w:lang w:val="en-CN"/>
                  </w:rPr>
                </w:rPrChange>
              </w:rPr>
            </w:pPr>
            <w:ins w:id="163" w:author="Yu, Zimeng" w:date="2026-10-02T13:43:00Z" w16du:dateUtc="2026-10-02T17:43:00Z">
              <w:r w:rsidRPr="00FA2704">
                <w:rPr>
                  <w:color w:val="000000"/>
                  <w:lang w:val="en-CN"/>
                  <w:rPrChange w:id="164" w:author="Yu, Zimeng" w:date="2026-10-02T13:44:00Z" w16du:dateUtc="2026-10-02T17:44:00Z">
                    <w:rPr>
                      <w:rFonts w:ascii="Aptos Narrow" w:hAnsi="Aptos Narrow"/>
                      <w:color w:val="000000"/>
                      <w:lang w:val="en-CN"/>
                    </w:rPr>
                  </w:rPrChange>
                </w:rPr>
                <w:t>1.38950178</w:t>
              </w:r>
            </w:ins>
          </w:p>
        </w:tc>
        <w:tc>
          <w:tcPr>
            <w:tcW w:w="1418" w:type="dxa"/>
            <w:noWrap/>
            <w:hideMark/>
            <w:tcPrChange w:id="165" w:author="Yu, Zimeng" w:date="2026-10-02T13:44:00Z" w16du:dateUtc="2026-10-02T17:44:00Z">
              <w:tcPr>
                <w:tcW w:w="1300" w:type="dxa"/>
                <w:gridSpan w:val="2"/>
                <w:tcBorders>
                  <w:top w:val="nil"/>
                  <w:left w:val="nil"/>
                  <w:bottom w:val="nil"/>
                  <w:right w:val="nil"/>
                </w:tcBorders>
                <w:noWrap/>
                <w:vAlign w:val="bottom"/>
                <w:hideMark/>
              </w:tcPr>
            </w:tcPrChange>
          </w:tcPr>
          <w:p w14:paraId="05B467BD" w14:textId="77777777" w:rsidR="00FA2704" w:rsidRPr="00FA2704" w:rsidRDefault="00FA2704" w:rsidP="00FA2704">
            <w:pPr>
              <w:jc w:val="right"/>
              <w:rPr>
                <w:ins w:id="166" w:author="Yu, Zimeng" w:date="2026-10-02T13:43:00Z" w16du:dateUtc="2026-10-02T17:43:00Z"/>
                <w:color w:val="000000"/>
                <w:lang w:val="en-CN"/>
                <w:rPrChange w:id="167" w:author="Yu, Zimeng" w:date="2026-10-02T13:44:00Z" w16du:dateUtc="2026-10-02T17:44:00Z">
                  <w:rPr>
                    <w:ins w:id="168" w:author="Yu, Zimeng" w:date="2026-10-02T13:43:00Z" w16du:dateUtc="2026-10-02T17:43:00Z"/>
                    <w:rFonts w:ascii="Aptos Narrow" w:hAnsi="Aptos Narrow"/>
                    <w:color w:val="000000"/>
                    <w:lang w:val="en-CN"/>
                  </w:rPr>
                </w:rPrChange>
              </w:rPr>
            </w:pPr>
            <w:ins w:id="169" w:author="Yu, Zimeng" w:date="2026-10-02T13:43:00Z" w16du:dateUtc="2026-10-02T17:43:00Z">
              <w:r w:rsidRPr="00FA2704">
                <w:rPr>
                  <w:color w:val="000000"/>
                  <w:lang w:val="en-CN"/>
                  <w:rPrChange w:id="170" w:author="Yu, Zimeng" w:date="2026-10-02T13:44:00Z" w16du:dateUtc="2026-10-02T17:44:00Z">
                    <w:rPr>
                      <w:rFonts w:ascii="Aptos Narrow" w:hAnsi="Aptos Narrow"/>
                      <w:color w:val="000000"/>
                      <w:lang w:val="en-CN"/>
                    </w:rPr>
                  </w:rPrChange>
                </w:rPr>
                <w:t>1.04446748</w:t>
              </w:r>
            </w:ins>
          </w:p>
        </w:tc>
        <w:tc>
          <w:tcPr>
            <w:tcW w:w="1674" w:type="dxa"/>
            <w:noWrap/>
            <w:hideMark/>
            <w:tcPrChange w:id="171" w:author="Yu, Zimeng" w:date="2026-10-02T13:44:00Z" w16du:dateUtc="2026-10-02T17:44:00Z">
              <w:tcPr>
                <w:tcW w:w="1300" w:type="dxa"/>
                <w:tcBorders>
                  <w:top w:val="nil"/>
                  <w:left w:val="nil"/>
                  <w:bottom w:val="nil"/>
                  <w:right w:val="nil"/>
                </w:tcBorders>
                <w:noWrap/>
                <w:vAlign w:val="bottom"/>
                <w:hideMark/>
              </w:tcPr>
            </w:tcPrChange>
          </w:tcPr>
          <w:p w14:paraId="74FC66A5" w14:textId="77777777" w:rsidR="00FA2704" w:rsidRPr="00FA2704" w:rsidRDefault="00FA2704" w:rsidP="00FA2704">
            <w:pPr>
              <w:jc w:val="right"/>
              <w:rPr>
                <w:ins w:id="172" w:author="Yu, Zimeng" w:date="2026-10-02T13:43:00Z" w16du:dateUtc="2026-10-02T17:43:00Z"/>
                <w:color w:val="000000"/>
                <w:lang w:val="en-CN"/>
                <w:rPrChange w:id="173" w:author="Yu, Zimeng" w:date="2026-10-02T13:44:00Z" w16du:dateUtc="2026-10-02T17:44:00Z">
                  <w:rPr>
                    <w:ins w:id="174" w:author="Yu, Zimeng" w:date="2026-10-02T13:43:00Z" w16du:dateUtc="2026-10-02T17:43:00Z"/>
                    <w:rFonts w:ascii="Aptos Narrow" w:hAnsi="Aptos Narrow"/>
                    <w:color w:val="000000"/>
                    <w:lang w:val="en-CN"/>
                  </w:rPr>
                </w:rPrChange>
              </w:rPr>
            </w:pPr>
            <w:ins w:id="175" w:author="Yu, Zimeng" w:date="2026-10-02T13:43:00Z" w16du:dateUtc="2026-10-02T17:43:00Z">
              <w:r w:rsidRPr="00FA2704">
                <w:rPr>
                  <w:color w:val="000000"/>
                  <w:lang w:val="en-CN"/>
                  <w:rPrChange w:id="176" w:author="Yu, Zimeng" w:date="2026-10-02T13:44:00Z" w16du:dateUtc="2026-10-02T17:44:00Z">
                    <w:rPr>
                      <w:rFonts w:ascii="Aptos Narrow" w:hAnsi="Aptos Narrow"/>
                      <w:color w:val="000000"/>
                      <w:lang w:val="en-CN"/>
                    </w:rPr>
                  </w:rPrChange>
                </w:rPr>
                <w:t>-0.6576169</w:t>
              </w:r>
            </w:ins>
          </w:p>
        </w:tc>
      </w:tr>
      <w:tr w:rsidR="00FA2704" w:rsidRPr="00FA2704" w14:paraId="67C31AEE" w14:textId="77777777" w:rsidTr="00FA2704">
        <w:trPr>
          <w:trHeight w:val="320"/>
          <w:ins w:id="177" w:author="Yu, Zimeng" w:date="2026-10-02T13:43:00Z"/>
          <w:trPrChange w:id="178" w:author="Yu, Zimeng" w:date="2026-10-02T13:44:00Z" w16du:dateUtc="2026-10-02T17:44:00Z">
            <w:trPr>
              <w:gridBefore w:val="1"/>
              <w:gridAfter w:val="1"/>
              <w:trHeight w:val="320"/>
            </w:trPr>
          </w:trPrChange>
        </w:trPr>
        <w:tc>
          <w:tcPr>
            <w:tcW w:w="817" w:type="dxa"/>
            <w:noWrap/>
            <w:hideMark/>
            <w:tcPrChange w:id="179" w:author="Yu, Zimeng" w:date="2026-10-02T13:44:00Z" w16du:dateUtc="2026-10-02T17:44:00Z">
              <w:tcPr>
                <w:tcW w:w="1300" w:type="dxa"/>
                <w:gridSpan w:val="2"/>
                <w:tcBorders>
                  <w:top w:val="nil"/>
                  <w:left w:val="nil"/>
                  <w:bottom w:val="nil"/>
                  <w:right w:val="nil"/>
                </w:tcBorders>
                <w:noWrap/>
                <w:vAlign w:val="bottom"/>
                <w:hideMark/>
              </w:tcPr>
            </w:tcPrChange>
          </w:tcPr>
          <w:p w14:paraId="592B4FA9" w14:textId="77777777" w:rsidR="00FA2704" w:rsidRPr="00FA2704" w:rsidRDefault="00FA2704" w:rsidP="00FA2704">
            <w:pPr>
              <w:jc w:val="right"/>
              <w:rPr>
                <w:ins w:id="180" w:author="Yu, Zimeng" w:date="2026-10-02T13:43:00Z" w16du:dateUtc="2026-10-02T17:43:00Z"/>
                <w:color w:val="000000"/>
                <w:lang w:val="en-CN"/>
                <w:rPrChange w:id="181" w:author="Yu, Zimeng" w:date="2026-10-02T13:44:00Z" w16du:dateUtc="2026-10-02T17:44:00Z">
                  <w:rPr>
                    <w:ins w:id="182" w:author="Yu, Zimeng" w:date="2026-10-02T13:43:00Z" w16du:dateUtc="2026-10-02T17:43:00Z"/>
                    <w:rFonts w:ascii="Aptos Narrow" w:hAnsi="Aptos Narrow"/>
                    <w:color w:val="000000"/>
                    <w:lang w:val="en-CN"/>
                  </w:rPr>
                </w:rPrChange>
              </w:rPr>
            </w:pPr>
            <w:ins w:id="183" w:author="Yu, Zimeng" w:date="2026-10-02T13:43:00Z" w16du:dateUtc="2026-10-02T17:43:00Z">
              <w:r w:rsidRPr="00FA2704">
                <w:rPr>
                  <w:color w:val="000000"/>
                  <w:lang w:val="en-CN"/>
                  <w:rPrChange w:id="184" w:author="Yu, Zimeng" w:date="2026-10-02T13:44:00Z" w16du:dateUtc="2026-10-02T17:44:00Z">
                    <w:rPr>
                      <w:rFonts w:ascii="Aptos Narrow" w:hAnsi="Aptos Narrow"/>
                      <w:color w:val="000000"/>
                      <w:lang w:val="en-CN"/>
                    </w:rPr>
                  </w:rPrChange>
                </w:rPr>
                <w:t>4</w:t>
              </w:r>
            </w:ins>
          </w:p>
        </w:tc>
        <w:tc>
          <w:tcPr>
            <w:tcW w:w="3762" w:type="dxa"/>
            <w:noWrap/>
            <w:hideMark/>
            <w:tcPrChange w:id="185" w:author="Yu, Zimeng" w:date="2026-10-02T13:44:00Z" w16du:dateUtc="2026-10-02T17:44:00Z">
              <w:tcPr>
                <w:tcW w:w="3464" w:type="dxa"/>
                <w:gridSpan w:val="2"/>
                <w:tcBorders>
                  <w:top w:val="nil"/>
                  <w:left w:val="nil"/>
                  <w:bottom w:val="nil"/>
                  <w:right w:val="nil"/>
                </w:tcBorders>
                <w:noWrap/>
                <w:vAlign w:val="bottom"/>
                <w:hideMark/>
              </w:tcPr>
            </w:tcPrChange>
          </w:tcPr>
          <w:p w14:paraId="6D9BECE5" w14:textId="77777777" w:rsidR="00FA2704" w:rsidRPr="00FA2704" w:rsidRDefault="00FA2704" w:rsidP="00FA2704">
            <w:pPr>
              <w:rPr>
                <w:ins w:id="186" w:author="Yu, Zimeng" w:date="2026-10-02T13:43:00Z" w16du:dateUtc="2026-10-02T17:43:00Z"/>
                <w:color w:val="000000"/>
                <w:lang w:val="en-CN"/>
                <w:rPrChange w:id="187" w:author="Yu, Zimeng" w:date="2026-10-02T13:44:00Z" w16du:dateUtc="2026-10-02T17:44:00Z">
                  <w:rPr>
                    <w:ins w:id="188" w:author="Yu, Zimeng" w:date="2026-10-02T13:43:00Z" w16du:dateUtc="2026-10-02T17:43:00Z"/>
                    <w:rFonts w:ascii="Aptos Narrow" w:hAnsi="Aptos Narrow"/>
                    <w:color w:val="000000"/>
                    <w:lang w:val="en-CN"/>
                  </w:rPr>
                </w:rPrChange>
              </w:rPr>
            </w:pPr>
            <w:ins w:id="189" w:author="Yu, Zimeng" w:date="2026-10-02T13:43:00Z" w16du:dateUtc="2026-10-02T17:43:00Z">
              <w:r w:rsidRPr="00FA2704">
                <w:rPr>
                  <w:color w:val="000000"/>
                  <w:lang w:val="en-CN"/>
                  <w:rPrChange w:id="190" w:author="Yu, Zimeng" w:date="2026-10-02T13:44:00Z" w16du:dateUtc="2026-10-02T17:44:00Z">
                    <w:rPr>
                      <w:rFonts w:ascii="Aptos Narrow" w:hAnsi="Aptos Narrow"/>
                      <w:color w:val="000000"/>
                      <w:lang w:val="en-CN"/>
                    </w:rPr>
                  </w:rPrChange>
                </w:rPr>
                <w:t>double_high_vs_noncarrier_nonhigh</w:t>
              </w:r>
            </w:ins>
          </w:p>
        </w:tc>
        <w:tc>
          <w:tcPr>
            <w:tcW w:w="1766" w:type="dxa"/>
            <w:noWrap/>
            <w:hideMark/>
            <w:tcPrChange w:id="191" w:author="Yu, Zimeng" w:date="2026-10-02T13:44:00Z" w16du:dateUtc="2026-10-02T17:44:00Z">
              <w:tcPr>
                <w:tcW w:w="1484" w:type="dxa"/>
                <w:gridSpan w:val="2"/>
                <w:tcBorders>
                  <w:top w:val="nil"/>
                  <w:left w:val="nil"/>
                  <w:bottom w:val="nil"/>
                  <w:right w:val="nil"/>
                </w:tcBorders>
                <w:noWrap/>
                <w:vAlign w:val="bottom"/>
                <w:hideMark/>
              </w:tcPr>
            </w:tcPrChange>
          </w:tcPr>
          <w:p w14:paraId="11DBF99E" w14:textId="77777777" w:rsidR="00FA2704" w:rsidRPr="00FA2704" w:rsidRDefault="00FA2704" w:rsidP="00FA2704">
            <w:pPr>
              <w:jc w:val="right"/>
              <w:rPr>
                <w:ins w:id="192" w:author="Yu, Zimeng" w:date="2026-10-02T13:43:00Z" w16du:dateUtc="2026-10-02T17:43:00Z"/>
                <w:color w:val="000000"/>
                <w:lang w:val="en-CN"/>
                <w:rPrChange w:id="193" w:author="Yu, Zimeng" w:date="2026-10-02T13:44:00Z" w16du:dateUtc="2026-10-02T17:44:00Z">
                  <w:rPr>
                    <w:ins w:id="194" w:author="Yu, Zimeng" w:date="2026-10-02T13:43:00Z" w16du:dateUtc="2026-10-02T17:43:00Z"/>
                    <w:rFonts w:ascii="Aptos Narrow" w:hAnsi="Aptos Narrow"/>
                    <w:color w:val="000000"/>
                    <w:lang w:val="en-CN"/>
                  </w:rPr>
                </w:rPrChange>
              </w:rPr>
            </w:pPr>
            <w:ins w:id="195" w:author="Yu, Zimeng" w:date="2026-10-02T13:43:00Z" w16du:dateUtc="2026-10-02T17:43:00Z">
              <w:r w:rsidRPr="00FA2704">
                <w:rPr>
                  <w:color w:val="000000"/>
                  <w:lang w:val="en-CN"/>
                  <w:rPrChange w:id="196" w:author="Yu, Zimeng" w:date="2026-10-02T13:44:00Z" w16du:dateUtc="2026-10-02T17:44:00Z">
                    <w:rPr>
                      <w:rFonts w:ascii="Aptos Narrow" w:hAnsi="Aptos Narrow"/>
                      <w:color w:val="000000"/>
                      <w:lang w:val="en-CN"/>
                    </w:rPr>
                  </w:rPrChange>
                </w:rPr>
                <w:t>-5.812952</w:t>
              </w:r>
            </w:ins>
          </w:p>
        </w:tc>
        <w:tc>
          <w:tcPr>
            <w:tcW w:w="1418" w:type="dxa"/>
            <w:noWrap/>
            <w:hideMark/>
            <w:tcPrChange w:id="197" w:author="Yu, Zimeng" w:date="2026-10-02T13:44:00Z" w16du:dateUtc="2026-10-02T17:44:00Z">
              <w:tcPr>
                <w:tcW w:w="1300" w:type="dxa"/>
                <w:gridSpan w:val="2"/>
                <w:tcBorders>
                  <w:top w:val="nil"/>
                  <w:left w:val="nil"/>
                  <w:bottom w:val="nil"/>
                  <w:right w:val="nil"/>
                </w:tcBorders>
                <w:noWrap/>
                <w:vAlign w:val="bottom"/>
                <w:hideMark/>
              </w:tcPr>
            </w:tcPrChange>
          </w:tcPr>
          <w:p w14:paraId="3F03CF95" w14:textId="77777777" w:rsidR="00FA2704" w:rsidRPr="00FA2704" w:rsidRDefault="00FA2704" w:rsidP="00FA2704">
            <w:pPr>
              <w:jc w:val="right"/>
              <w:rPr>
                <w:ins w:id="198" w:author="Yu, Zimeng" w:date="2026-10-02T13:43:00Z" w16du:dateUtc="2026-10-02T17:43:00Z"/>
                <w:color w:val="000000"/>
                <w:lang w:val="en-CN"/>
                <w:rPrChange w:id="199" w:author="Yu, Zimeng" w:date="2026-10-02T13:44:00Z" w16du:dateUtc="2026-10-02T17:44:00Z">
                  <w:rPr>
                    <w:ins w:id="200" w:author="Yu, Zimeng" w:date="2026-10-02T13:43:00Z" w16du:dateUtc="2026-10-02T17:43:00Z"/>
                    <w:rFonts w:ascii="Aptos Narrow" w:hAnsi="Aptos Narrow"/>
                    <w:color w:val="000000"/>
                    <w:lang w:val="en-CN"/>
                  </w:rPr>
                </w:rPrChange>
              </w:rPr>
            </w:pPr>
            <w:ins w:id="201" w:author="Yu, Zimeng" w:date="2026-10-02T13:43:00Z" w16du:dateUtc="2026-10-02T17:43:00Z">
              <w:r w:rsidRPr="00FA2704">
                <w:rPr>
                  <w:color w:val="000000"/>
                  <w:lang w:val="en-CN"/>
                  <w:rPrChange w:id="202" w:author="Yu, Zimeng" w:date="2026-10-02T13:44:00Z" w16du:dateUtc="2026-10-02T17:44:00Z">
                    <w:rPr>
                      <w:rFonts w:ascii="Aptos Narrow" w:hAnsi="Aptos Narrow"/>
                      <w:color w:val="000000"/>
                      <w:lang w:val="en-CN"/>
                    </w:rPr>
                  </w:rPrChange>
                </w:rPr>
                <w:t>1.15067177</w:t>
              </w:r>
            </w:ins>
          </w:p>
        </w:tc>
        <w:tc>
          <w:tcPr>
            <w:tcW w:w="1674" w:type="dxa"/>
            <w:noWrap/>
            <w:hideMark/>
            <w:tcPrChange w:id="203" w:author="Yu, Zimeng" w:date="2026-10-02T13:44:00Z" w16du:dateUtc="2026-10-02T17:44:00Z">
              <w:tcPr>
                <w:tcW w:w="1300" w:type="dxa"/>
                <w:tcBorders>
                  <w:top w:val="nil"/>
                  <w:left w:val="nil"/>
                  <w:bottom w:val="nil"/>
                  <w:right w:val="nil"/>
                </w:tcBorders>
                <w:noWrap/>
                <w:vAlign w:val="bottom"/>
                <w:hideMark/>
              </w:tcPr>
            </w:tcPrChange>
          </w:tcPr>
          <w:p w14:paraId="103F4EEA" w14:textId="77777777" w:rsidR="00FA2704" w:rsidRPr="00FA2704" w:rsidRDefault="00FA2704" w:rsidP="00FA2704">
            <w:pPr>
              <w:jc w:val="right"/>
              <w:rPr>
                <w:ins w:id="204" w:author="Yu, Zimeng" w:date="2026-10-02T13:43:00Z" w16du:dateUtc="2026-10-02T17:43:00Z"/>
                <w:color w:val="000000"/>
                <w:lang w:val="en-CN"/>
                <w:rPrChange w:id="205" w:author="Yu, Zimeng" w:date="2026-10-02T13:44:00Z" w16du:dateUtc="2026-10-02T17:44:00Z">
                  <w:rPr>
                    <w:ins w:id="206" w:author="Yu, Zimeng" w:date="2026-10-02T13:43:00Z" w16du:dateUtc="2026-10-02T17:43:00Z"/>
                    <w:rFonts w:ascii="Aptos Narrow" w:hAnsi="Aptos Narrow"/>
                    <w:color w:val="000000"/>
                    <w:lang w:val="en-CN"/>
                  </w:rPr>
                </w:rPrChange>
              </w:rPr>
            </w:pPr>
            <w:ins w:id="207" w:author="Yu, Zimeng" w:date="2026-10-02T13:43:00Z" w16du:dateUtc="2026-10-02T17:43:00Z">
              <w:r w:rsidRPr="00FA2704">
                <w:rPr>
                  <w:color w:val="000000"/>
                  <w:lang w:val="en-CN"/>
                  <w:rPrChange w:id="208" w:author="Yu, Zimeng" w:date="2026-10-02T13:44:00Z" w16du:dateUtc="2026-10-02T17:44:00Z">
                    <w:rPr>
                      <w:rFonts w:ascii="Aptos Narrow" w:hAnsi="Aptos Narrow"/>
                      <w:color w:val="000000"/>
                      <w:lang w:val="en-CN"/>
                    </w:rPr>
                  </w:rPrChange>
                </w:rPr>
                <w:t>-8.0682272</w:t>
              </w:r>
            </w:ins>
          </w:p>
        </w:tc>
      </w:tr>
    </w:tbl>
    <w:p w14:paraId="19792A83" w14:textId="622A5889" w:rsidR="00FA2704" w:rsidRPr="00FA2704" w:rsidRDefault="00A53502" w:rsidP="00A53502">
      <w:pPr>
        <w:pStyle w:val="BodyText"/>
        <w:spacing w:line="480" w:lineRule="auto"/>
        <w:rPr>
          <w:color w:val="000000" w:themeColor="text1"/>
          <w:rPrChange w:id="209" w:author="Yu, Zimeng" w:date="2026-10-02T13:43:00Z" w16du:dateUtc="2026-10-02T17:43:00Z">
            <w:rPr/>
          </w:rPrChange>
        </w:rPr>
      </w:pPr>
      <w:ins w:id="210" w:author="Yu, Zimeng" w:date="2026-10-02T13:45:00Z" w16du:dateUtc="2026-10-02T17:45:00Z">
        <w:r w:rsidRPr="00A70B18">
          <w:rPr>
            <w:b/>
            <w:bCs/>
            <w:color w:val="000000" w:themeColor="text1"/>
            <w:rPrChange w:id="211" w:author="Yu, Zimeng" w:date="2026-10-02T13:45:00Z" w16du:dateUtc="2026-10-02T17:45:00Z">
              <w:rPr>
                <w:color w:val="000000" w:themeColor="text1"/>
              </w:rPr>
            </w:rPrChange>
          </w:rPr>
          <w:t>A conclusion for experiment:</w:t>
        </w:r>
        <w:r>
          <w:rPr>
            <w:color w:val="000000" w:themeColor="text1"/>
          </w:rPr>
          <w:t xml:space="preserve"> </w:t>
        </w:r>
        <w:r w:rsidRPr="00A53502">
          <w:rPr>
            <w:color w:val="000000" w:themeColor="text1"/>
          </w:rPr>
          <w:t xml:space="preserve">In an exploratory analysis among cases, participants with both high PRS311 and a qualifying rare PTV were diagnosed 5.81 years earlier than non-carriers without high PRS311 (95% CI, 3.56–8.07 years). However, the difference in the association of high PRS311 with age at diagnosis between carriers and non-carriers was imprecisely estimated </w:t>
        </w:r>
        <w:r w:rsidRPr="00A53502">
          <w:rPr>
            <w:color w:val="000000" w:themeColor="text1"/>
          </w:rPr>
          <w:lastRenderedPageBreak/>
          <w:t>(difference in differences, 1.39 years; 95% CI, −0.66 to 3.44), providing no clear evidence of an interaction.</w:t>
        </w:r>
      </w:ins>
    </w:p>
    <w:p w14:paraId="004C8CC5" w14:textId="77777777" w:rsidR="008D1CEE" w:rsidRDefault="005D3AEE">
      <w:pPr>
        <w:pStyle w:val="Heading1"/>
        <w:spacing w:line="480" w:lineRule="auto"/>
      </w:pPr>
      <w:bookmarkStart w:id="212" w:name="abstract"/>
      <w:commentRangeStart w:id="213"/>
      <w:r>
        <w:t>Abstract</w:t>
      </w:r>
      <w:commentRangeEnd w:id="213"/>
      <w:r w:rsidR="00FA2704">
        <w:rPr>
          <w:rStyle w:val="CommentReference"/>
          <w:sz w:val="24"/>
          <w:szCs w:val="40"/>
        </w:rPr>
        <w:commentReference w:id="213"/>
      </w:r>
    </w:p>
    <w:p w14:paraId="0F2AE596" w14:textId="2D2EFB29" w:rsidR="008D1CEE" w:rsidRDefault="00FF435D">
      <w:pPr>
        <w:pStyle w:val="BodyText"/>
        <w:spacing w:line="480" w:lineRule="auto"/>
        <w:rPr>
          <w:ins w:id="214" w:author="Yu, Zimeng" w:date="2026-10-02T15:29:00Z" w16du:dateUtc="2026-10-02T19:29:00Z"/>
          <w:lang w:val="en-CN"/>
        </w:rPr>
      </w:pPr>
      <w:r w:rsidRPr="00FF435D">
        <w:rPr>
          <w:lang w:val="en-CN"/>
        </w:rPr>
        <w:t xml:space="preserve">Breast cancer affects approximately one in eight US women during their lifetime, and about 10% of new cases occur before age 45. </w:t>
      </w:r>
      <w:commentRangeStart w:id="215"/>
      <w:commentRangeStart w:id="216"/>
      <w:r w:rsidRPr="00FF435D">
        <w:rPr>
          <w:lang w:val="en-CN"/>
        </w:rPr>
        <w:t xml:space="preserve">The joint contribution of common and rare germline variants to breast cancer risk </w:t>
      </w:r>
      <w:commentRangeStart w:id="217"/>
      <w:r w:rsidRPr="00FF435D">
        <w:rPr>
          <w:lang w:val="en-CN"/>
        </w:rPr>
        <w:t xml:space="preserve">discrimination, </w:t>
      </w:r>
      <w:commentRangeEnd w:id="217"/>
      <w:r w:rsidR="00B40F06" w:rsidRPr="00FF435D">
        <w:rPr>
          <w:rStyle w:val="CommentReference"/>
          <w:sz w:val="24"/>
          <w:szCs w:val="24"/>
          <w:lang w:val="en-CN"/>
        </w:rPr>
        <w:commentReference w:id="217"/>
      </w:r>
      <w:r w:rsidRPr="00FF435D">
        <w:rPr>
          <w:lang w:val="en-CN"/>
        </w:rPr>
        <w:t>and the association of each with age at diagnosis, remain unclear in US cohorts linked to electronic health records</w:t>
      </w:r>
      <w:commentRangeEnd w:id="215"/>
      <w:r w:rsidR="00CD0EBC" w:rsidRPr="00FF435D">
        <w:rPr>
          <w:rStyle w:val="CommentReference"/>
          <w:sz w:val="24"/>
          <w:szCs w:val="24"/>
          <w:lang w:val="en-CN"/>
        </w:rPr>
        <w:commentReference w:id="215"/>
      </w:r>
      <w:commentRangeEnd w:id="216"/>
      <w:r w:rsidR="00744882" w:rsidRPr="00FF435D">
        <w:rPr>
          <w:rStyle w:val="CommentReference"/>
          <w:sz w:val="24"/>
          <w:szCs w:val="24"/>
          <w:lang w:val="en-CN"/>
        </w:rPr>
        <w:commentReference w:id="216"/>
      </w:r>
      <w:r w:rsidRPr="00FF435D">
        <w:rPr>
          <w:lang w:val="en-CN"/>
        </w:rPr>
        <w:t xml:space="preserve">. </w:t>
      </w:r>
      <w:commentRangeStart w:id="218"/>
      <w:r w:rsidRPr="00FF435D">
        <w:rPr>
          <w:lang w:val="en-CN"/>
        </w:rPr>
        <w:t xml:space="preserve">We evaluated a polygenic risk score (PRS311) and a burden score for rare protein-truncating variants in ten susceptibility genes using whole-genome sequencing data from </w:t>
      </w:r>
      <w:commentRangeStart w:id="219"/>
      <w:r w:rsidRPr="00FF435D">
        <w:rPr>
          <w:lang w:val="en-CN"/>
        </w:rPr>
        <w:t xml:space="preserve">8,528 </w:t>
      </w:r>
      <w:commentRangeEnd w:id="219"/>
      <w:r w:rsidR="00744882" w:rsidRPr="00FF435D">
        <w:rPr>
          <w:rStyle w:val="CommentReference"/>
          <w:sz w:val="24"/>
          <w:szCs w:val="24"/>
          <w:lang w:val="en-CN"/>
        </w:rPr>
        <w:commentReference w:id="219"/>
      </w:r>
      <w:r w:rsidRPr="00FF435D">
        <w:rPr>
          <w:lang w:val="en-CN"/>
        </w:rPr>
        <w:t xml:space="preserve">breast cancer cases and 134,727 controls of genetically inferred European ancestry in the All of Us Research Program. </w:t>
      </w:r>
      <w:commentRangeEnd w:id="218"/>
      <w:del w:id="220" w:author="Yu, Zimeng" w:date="2026-10-02T15:15:00Z" w16du:dateUtc="2026-10-02T19:15:00Z">
        <w:r w:rsidR="00744882" w:rsidDel="00744882">
          <w:rPr>
            <w:rStyle w:val="CommentReference"/>
            <w:sz w:val="24"/>
            <w:szCs w:val="24"/>
            <w:lang w:val="en-CN"/>
          </w:rPr>
          <w:commentReference w:id="218"/>
        </w:r>
      </w:del>
      <w:ins w:id="221" w:author="Yu, Zimeng" w:date="2026-10-02T15:15:00Z" w16du:dateUtc="2026-10-02T19:15:00Z">
        <w:r w:rsidR="00744882">
          <w:rPr>
            <w:lang w:val="en-CN"/>
          </w:rPr>
          <w:t xml:space="preserve">Using a set of established reference common variants </w:t>
        </w:r>
      </w:ins>
      <w:ins w:id="222" w:author="Yu, Zimeng" w:date="2026-10-02T15:17:00Z" w16du:dateUtc="2026-10-02T19:17:00Z">
        <w:r w:rsidR="00744882">
          <w:rPr>
            <w:lang w:val="en-CN"/>
          </w:rPr>
          <w:t>(</w:t>
        </w:r>
      </w:ins>
      <w:ins w:id="223" w:author="Yu, Zimeng" w:date="2026-10-02T15:15:00Z" w16du:dateUtc="2026-10-02T19:15:00Z">
        <w:r w:rsidR="00744882">
          <w:rPr>
            <w:lang w:val="en-CN"/>
          </w:rPr>
          <w:t>as well as a set of c</w:t>
        </w:r>
      </w:ins>
      <w:ins w:id="224" w:author="Yu, Zimeng" w:date="2026-10-02T15:16:00Z" w16du:dateUtc="2026-10-02T19:16:00Z">
        <w:r w:rsidR="00744882">
          <w:rPr>
            <w:lang w:val="en-CN"/>
          </w:rPr>
          <w:t>anonical PTVs in 10 genes</w:t>
        </w:r>
      </w:ins>
      <w:ins w:id="225" w:author="Yu, Zimeng" w:date="2026-10-02T15:17:00Z" w16du:dateUtc="2026-10-02T19:17:00Z">
        <w:r w:rsidR="00744882">
          <w:rPr>
            <w:lang w:val="en-CN"/>
          </w:rPr>
          <w:t>)</w:t>
        </w:r>
      </w:ins>
      <w:ins w:id="226" w:author="Yu, Zimeng" w:date="2026-10-02T15:16:00Z" w16du:dateUtc="2026-10-02T19:16:00Z">
        <w:r w:rsidR="00744882">
          <w:rPr>
            <w:lang w:val="en-CN"/>
          </w:rPr>
          <w:t xml:space="preserve">, we </w:t>
        </w:r>
      </w:ins>
      <w:ins w:id="227" w:author="Yu, Zimeng" w:date="2026-10-02T15:17:00Z" w16du:dateUtc="2026-10-02T19:17:00Z">
        <w:r w:rsidR="00744882">
          <w:rPr>
            <w:lang w:val="en-CN"/>
          </w:rPr>
          <w:t>leveraged</w:t>
        </w:r>
      </w:ins>
      <w:ins w:id="228" w:author="Yu, Zimeng" w:date="2026-10-02T15:16:00Z" w16du:dateUtc="2026-10-02T19:16:00Z">
        <w:r w:rsidR="00744882">
          <w:rPr>
            <w:lang w:val="en-CN"/>
          </w:rPr>
          <w:t xml:space="preserve"> composite</w:t>
        </w:r>
      </w:ins>
      <w:ins w:id="229" w:author="Yu, Zimeng" w:date="2026-10-02T15:15:00Z" w16du:dateUtc="2026-10-02T19:15:00Z">
        <w:r w:rsidR="00744882">
          <w:rPr>
            <w:lang w:val="en-CN"/>
          </w:rPr>
          <w:t xml:space="preserve"> </w:t>
        </w:r>
      </w:ins>
      <w:ins w:id="230" w:author="Yu, Zimeng" w:date="2026-10-02T15:17:00Z" w16du:dateUtc="2026-10-02T19:17:00Z">
        <w:r w:rsidR="00744882">
          <w:rPr>
            <w:lang w:val="en-CN"/>
          </w:rPr>
          <w:t xml:space="preserve">scores to study breast cancer risk. We computed </w:t>
        </w:r>
      </w:ins>
      <w:ins w:id="231" w:author="Yu, Zimeng" w:date="2026-10-02T15:15:00Z" w16du:dateUtc="2026-10-02T19:15:00Z">
        <w:r w:rsidR="00744882">
          <w:rPr>
            <w:lang w:val="en-CN"/>
          </w:rPr>
          <w:t>PRS311</w:t>
        </w:r>
      </w:ins>
      <w:ins w:id="232" w:author="Yu, Zimeng" w:date="2026-10-02T15:17:00Z" w16du:dateUtc="2026-10-02T19:17:00Z">
        <w:r w:rsidR="00744882">
          <w:rPr>
            <w:lang w:val="en-CN"/>
          </w:rPr>
          <w:t>() and a rare- variant burden</w:t>
        </w:r>
      </w:ins>
      <w:ins w:id="233" w:author="Yu, Zimeng" w:date="2026-10-02T15:18:00Z" w16du:dateUtc="2026-10-02T19:18:00Z">
        <w:r w:rsidR="005B7519">
          <w:rPr>
            <w:lang w:val="en-CN"/>
          </w:rPr>
          <w:t xml:space="preserve"> ..</w:t>
        </w:r>
      </w:ins>
      <w:ins w:id="234" w:author="Yu, Zimeng" w:date="2026-10-02T15:15:00Z" w16du:dateUtc="2026-10-02T19:15:00Z">
        <w:r w:rsidR="00744882">
          <w:rPr>
            <w:lang w:val="en-CN"/>
          </w:rPr>
          <w:t>.</w:t>
        </w:r>
      </w:ins>
      <w:del w:id="235" w:author="Yu, Zimeng" w:date="2026-10-02T09:04:00Z" w16du:dateUtc="2026-10-02T13:04:00Z">
        <w:r w:rsidRPr="00FF435D" w:rsidDel="00E44F7A">
          <w:rPr>
            <w:lang w:val="en-CN"/>
          </w:rPr>
          <w:delText>The</w:delText>
        </w:r>
      </w:del>
      <w:del w:id="236" w:author="Yu, Zimeng" w:date="2026-10-02T15:18:00Z" w16du:dateUtc="2026-10-02T19:18:00Z">
        <w:r w:rsidRPr="00FF435D" w:rsidDel="00744882">
          <w:rPr>
            <w:lang w:val="en-CN"/>
          </w:rPr>
          <w:delText xml:space="preserve"> scores were uncorrelated in controls</w:delText>
        </w:r>
      </w:del>
      <w:ins w:id="237" w:author="Yu, Zimeng" w:date="2026-10-02T09:06:00Z" w16du:dateUtc="2026-10-02T13:06:00Z">
        <w:r w:rsidR="00306E76">
          <w:t xml:space="preserve"> </w:t>
        </w:r>
      </w:ins>
      <w:del w:id="238" w:author="Yu, Zimeng" w:date="2026-10-02T09:04:00Z" w16du:dateUtc="2026-10-02T13:04:00Z">
        <w:r w:rsidRPr="00FF435D" w:rsidDel="002B5AF0">
          <w:rPr>
            <w:lang w:val="en-CN"/>
          </w:rPr>
          <w:delText xml:space="preserve"> and each contributed to risk discrimination: </w:delText>
        </w:r>
        <w:r w:rsidRPr="00FF435D" w:rsidDel="005315EC">
          <w:rPr>
            <w:lang w:val="en-CN"/>
          </w:rPr>
          <w:delText>a</w:delText>
        </w:r>
      </w:del>
      <w:ins w:id="239" w:author="Yu, Zimeng" w:date="2026-10-02T09:04:00Z" w16du:dateUtc="2026-10-02T13:04:00Z">
        <w:r w:rsidR="005315EC">
          <w:rPr>
            <w:lang w:val="en-CN"/>
          </w:rPr>
          <w:t>A</w:t>
        </w:r>
      </w:ins>
      <w:r w:rsidRPr="00FF435D">
        <w:rPr>
          <w:lang w:val="en-CN"/>
        </w:rPr>
        <w:t xml:space="preserve">dding </w:t>
      </w:r>
      <w:ins w:id="240" w:author="Yu, Zimeng" w:date="2026-10-02T15:38:00Z" w16du:dateUtc="2026-10-02T19:38:00Z">
        <w:r w:rsidR="00622A1B" w:rsidRPr="00622A1B">
          <w:rPr>
            <w:lang w:val="en-CN"/>
          </w:rPr>
          <w:t>PRS311, rare-variant burden, and their interaction</w:t>
        </w:r>
      </w:ins>
      <w:del w:id="241" w:author="Yu, Zimeng" w:date="2026-10-02T15:38:00Z" w16du:dateUtc="2026-10-02T19:38:00Z">
        <w:r w:rsidRPr="00FF435D" w:rsidDel="00622A1B">
          <w:rPr>
            <w:lang w:val="en-CN"/>
          </w:rPr>
          <w:delText>both</w:delText>
        </w:r>
      </w:del>
      <w:r w:rsidRPr="00FF435D">
        <w:rPr>
          <w:lang w:val="en-CN"/>
        </w:rPr>
        <w:t xml:space="preserve"> to a covariate-only model increased the cross-validated </w:t>
      </w:r>
      <w:ins w:id="242" w:author="Yu, Zimeng" w:date="2026-10-02T15:38:00Z" w16du:dateUtc="2026-10-02T19:38:00Z">
        <w:r w:rsidR="00622A1B">
          <w:rPr>
            <w:rFonts w:hint="eastAsia"/>
            <w:lang w:val="en-CN"/>
          </w:rPr>
          <w:t>AUC</w:t>
        </w:r>
        <w:r w:rsidR="00622A1B">
          <w:rPr>
            <w:lang w:val="en-CN"/>
          </w:rPr>
          <w:t xml:space="preserve"> </w:t>
        </w:r>
      </w:ins>
      <w:ins w:id="243" w:author="Yu, Zimeng" w:date="2026-10-02T15:39:00Z" w16du:dateUtc="2026-10-02T19:39:00Z">
        <w:r w:rsidR="00622A1B" w:rsidRPr="00622A1B">
          <w:rPr>
            <w:lang w:val="en-CN"/>
          </w:rPr>
          <w:t>for distinguishing breast cancer cases from controls</w:t>
        </w:r>
        <w:r w:rsidR="00622A1B">
          <w:rPr>
            <w:lang w:val="en-CN"/>
          </w:rPr>
          <w:t xml:space="preserve"> </w:t>
        </w:r>
      </w:ins>
      <w:del w:id="244" w:author="Yu, Zimeng" w:date="2026-10-02T15:39:00Z" w16du:dateUtc="2026-10-02T19:39:00Z">
        <w:r w:rsidRPr="00FF435D" w:rsidDel="00622A1B">
          <w:rPr>
            <w:lang w:val="en-CN"/>
          </w:rPr>
          <w:delText xml:space="preserve">area under the curve </w:delText>
        </w:r>
      </w:del>
      <w:r w:rsidRPr="00FF435D">
        <w:rPr>
          <w:lang w:val="en-CN"/>
        </w:rPr>
        <w:t xml:space="preserve">from 0.745 to 0.780. </w:t>
      </w:r>
      <w:del w:id="245" w:author="Yu, Zimeng" w:date="2026-10-02T09:05:00Z" w16du:dateUtc="2026-10-02T13:05:00Z">
        <w:r w:rsidRPr="00FF435D" w:rsidDel="00B97410">
          <w:rPr>
            <w:lang w:val="en-CN"/>
          </w:rPr>
          <w:delText>Per standard deviation,</w:delText>
        </w:r>
      </w:del>
      <w:r w:rsidRPr="00FF435D">
        <w:rPr>
          <w:lang w:val="en-CN"/>
        </w:rPr>
        <w:t xml:space="preserve"> </w:t>
      </w:r>
      <w:commentRangeStart w:id="246"/>
      <w:ins w:id="247" w:author="Yu, Zimeng" w:date="2026-10-02T09:05:00Z" w16du:dateUtc="2026-10-02T13:05:00Z">
        <w:r w:rsidR="00B97410">
          <w:rPr>
            <w:lang w:val="en-CN"/>
          </w:rPr>
          <w:t>In</w:t>
        </w:r>
        <w:r w:rsidR="00B97410">
          <w:t xml:space="preserve"> the joint model, </w:t>
        </w:r>
      </w:ins>
      <w:r w:rsidRPr="00FF435D">
        <w:rPr>
          <w:lang w:val="en-CN"/>
        </w:rPr>
        <w:t>the odds ratios</w:t>
      </w:r>
      <w:ins w:id="248" w:author="Yu, Zimeng" w:date="2026-10-02T09:05:00Z" w16du:dateUtc="2026-10-02T13:05:00Z">
        <w:r w:rsidR="00B97410">
          <w:rPr>
            <w:lang w:val="en-CN"/>
          </w:rPr>
          <w:t xml:space="preserve"> for breast cancer cases status per standard deviation</w:t>
        </w:r>
      </w:ins>
      <w:r w:rsidRPr="00FF435D">
        <w:rPr>
          <w:lang w:val="en-CN"/>
        </w:rPr>
        <w:t xml:space="preserve"> </w:t>
      </w:r>
      <w:del w:id="249" w:author="Yu, Zimeng" w:date="2026-10-02T09:05:00Z" w16du:dateUtc="2026-10-02T13:05:00Z">
        <w:r w:rsidRPr="00FF435D" w:rsidDel="00A07D80">
          <w:rPr>
            <w:lang w:val="en-CN"/>
          </w:rPr>
          <w:delText>were</w:delText>
        </w:r>
      </w:del>
      <w:del w:id="250" w:author="Yu, Zimeng" w:date="2026-10-02T09:06:00Z" w16du:dateUtc="2026-10-02T13:06:00Z">
        <w:r w:rsidRPr="00FF435D" w:rsidDel="005F487C">
          <w:rPr>
            <w:lang w:val="en-CN"/>
          </w:rPr>
          <w:delText xml:space="preserve"> </w:delText>
        </w:r>
      </w:del>
      <w:ins w:id="251" w:author="Yu, Zimeng" w:date="2026-10-02T09:05:00Z" w16du:dateUtc="2026-10-02T13:05:00Z">
        <w:r w:rsidR="00A07D80">
          <w:rPr>
            <w:lang w:val="en-CN"/>
          </w:rPr>
          <w:t xml:space="preserve">was </w:t>
        </w:r>
      </w:ins>
      <w:r w:rsidRPr="00FF435D">
        <w:rPr>
          <w:lang w:val="en-CN"/>
        </w:rPr>
        <w:t>1.55 for PRS311 and 1.25 for rare-variant burden.</w:t>
      </w:r>
      <w:commentRangeEnd w:id="246"/>
      <w:r w:rsidR="004C7E8B" w:rsidRPr="00FF435D">
        <w:rPr>
          <w:rStyle w:val="CommentReference"/>
          <w:sz w:val="24"/>
          <w:szCs w:val="24"/>
          <w:lang w:val="en-CN"/>
        </w:rPr>
        <w:commentReference w:id="246"/>
      </w:r>
      <w:r w:rsidRPr="00FF435D">
        <w:rPr>
          <w:lang w:val="en-CN"/>
        </w:rPr>
        <w:t xml:space="preserve"> Among cases, each standard deviation of burden was associated with diagnosis 1.72 years earlier, compared with 0.42 years earlier for PRS311. The proportion </w:t>
      </w:r>
      <w:commentRangeStart w:id="252"/>
      <w:r w:rsidRPr="00FF435D">
        <w:rPr>
          <w:lang w:val="en-CN"/>
        </w:rPr>
        <w:t xml:space="preserve">carrying </w:t>
      </w:r>
      <w:commentRangeEnd w:id="252"/>
      <w:r w:rsidR="00F27206" w:rsidRPr="00FF435D">
        <w:rPr>
          <w:rStyle w:val="CommentReference"/>
          <w:sz w:val="24"/>
          <w:szCs w:val="24"/>
          <w:lang w:val="en-CN"/>
        </w:rPr>
        <w:commentReference w:id="252"/>
      </w:r>
      <w:r w:rsidRPr="00FF435D">
        <w:rPr>
          <w:lang w:val="en-CN"/>
        </w:rPr>
        <w:t xml:space="preserve">a qualifying rare variant declined from 22.6% among cases diagnosed before age 35 to 2.8% among those diagnosed at age 70 or older. </w:t>
      </w:r>
      <w:commentRangeStart w:id="253"/>
      <w:commentRangeStart w:id="254"/>
      <w:r w:rsidRPr="00FF435D">
        <w:rPr>
          <w:lang w:val="en-CN"/>
        </w:rPr>
        <w:t xml:space="preserve">Overall, common and rare germline variants provided largely </w:t>
      </w:r>
      <w:del w:id="255" w:author="Yu, Zimeng" w:date="2026-10-02T15:48:00Z" w16du:dateUtc="2026-10-02T19:48:00Z">
        <w:r w:rsidRPr="00FF435D" w:rsidDel="00FF7A48">
          <w:rPr>
            <w:lang w:val="en-CN"/>
          </w:rPr>
          <w:delText>independent</w:delText>
        </w:r>
      </w:del>
      <w:ins w:id="256" w:author="Yu, Zimeng" w:date="2026-10-02T15:45:00Z" w16du:dateUtc="2026-10-02T19:45:00Z">
        <w:r w:rsidR="000F5B95">
          <w:t>complementary information</w:t>
        </w:r>
        <w:r w:rsidR="00B722B2">
          <w:t xml:space="preserve"> for distinguish cases from control</w:t>
        </w:r>
      </w:ins>
      <w:ins w:id="257" w:author="Yu, Zimeng" w:date="2026-10-02T15:46:00Z" w16du:dateUtc="2026-10-02T19:46:00Z">
        <w:r w:rsidR="00B80B2B">
          <w:t>s</w:t>
        </w:r>
      </w:ins>
      <w:del w:id="258" w:author="Yu, Zimeng" w:date="2026-10-02T15:47:00Z" w16du:dateUtc="2026-10-02T19:47:00Z">
        <w:r w:rsidRPr="00FF435D" w:rsidDel="008123A2">
          <w:rPr>
            <w:lang w:val="en-CN"/>
          </w:rPr>
          <w:delText xml:space="preserve"> information about breast cancer risk</w:delText>
        </w:r>
      </w:del>
      <w:r w:rsidRPr="00FF435D">
        <w:rPr>
          <w:lang w:val="en-CN"/>
        </w:rPr>
        <w:t xml:space="preserve">, while rare-variant burden </w:t>
      </w:r>
      <w:del w:id="259" w:author="Yu, Zimeng" w:date="2026-10-02T15:47:00Z" w16du:dateUtc="2026-10-02T19:47:00Z">
        <w:r w:rsidRPr="00FF435D" w:rsidDel="00DE3BB4">
          <w:rPr>
            <w:lang w:val="en-CN"/>
          </w:rPr>
          <w:delText xml:space="preserve">showed </w:delText>
        </w:r>
      </w:del>
      <w:ins w:id="260" w:author="Yu, Zimeng" w:date="2026-10-02T15:47:00Z" w16du:dateUtc="2026-10-02T19:47:00Z">
        <w:r w:rsidR="00DE3BB4">
          <w:rPr>
            <w:lang w:val="en-CN"/>
          </w:rPr>
          <w:t>was</w:t>
        </w:r>
        <w:r w:rsidR="00DE3BB4" w:rsidRPr="00FF435D">
          <w:rPr>
            <w:lang w:val="en-CN"/>
          </w:rPr>
          <w:t xml:space="preserve"> </w:t>
        </w:r>
        <w:r w:rsidR="00DE3BB4">
          <w:rPr>
            <w:lang w:val="en-CN"/>
          </w:rPr>
          <w:t xml:space="preserve">more strongly </w:t>
        </w:r>
      </w:ins>
      <w:del w:id="261" w:author="Yu, Zimeng" w:date="2026-10-02T15:47:00Z" w16du:dateUtc="2026-10-02T19:47:00Z">
        <w:r w:rsidRPr="00FF435D" w:rsidDel="00DE3BB4">
          <w:rPr>
            <w:lang w:val="en-CN"/>
          </w:rPr>
          <w:delText xml:space="preserve">a stronger </w:delText>
        </w:r>
      </w:del>
      <w:r w:rsidRPr="00FF435D">
        <w:rPr>
          <w:lang w:val="en-CN"/>
        </w:rPr>
        <w:t>association with earlier diagnosis</w:t>
      </w:r>
      <w:ins w:id="262" w:author="Yu, Zimeng" w:date="2026-10-02T15:48:00Z" w16du:dateUtc="2026-10-02T19:48:00Z">
        <w:r w:rsidR="003136F2">
          <w:rPr>
            <w:lang w:val="en-CN"/>
          </w:rPr>
          <w:t xml:space="preserve"> age among cases</w:t>
        </w:r>
      </w:ins>
      <w:r w:rsidRPr="00FF435D">
        <w:rPr>
          <w:lang w:val="en-CN"/>
        </w:rPr>
        <w:t>.</w:t>
      </w:r>
      <w:commentRangeEnd w:id="253"/>
      <w:r w:rsidR="00CD0EBC">
        <w:rPr>
          <w:rStyle w:val="CommentReference"/>
          <w:sz w:val="24"/>
          <w:szCs w:val="24"/>
          <w:lang w:val="en-CN"/>
        </w:rPr>
        <w:commentReference w:id="253"/>
      </w:r>
      <w:commentRangeEnd w:id="254"/>
      <w:r w:rsidR="00D510B9">
        <w:rPr>
          <w:rStyle w:val="CommentReference"/>
          <w:sz w:val="24"/>
          <w:szCs w:val="24"/>
          <w:lang w:val="en-CN"/>
        </w:rPr>
        <w:commentReference w:id="254"/>
      </w:r>
    </w:p>
    <w:commentRangeStart w:id="263"/>
    <w:p w14:paraId="0A069A34" w14:textId="66CD2613" w:rsidR="005046F0" w:rsidRPr="004C7E8B" w:rsidRDefault="005D3AEE" w:rsidP="005046F0">
      <w:pPr>
        <w:pStyle w:val="NormalWeb"/>
        <w:rPr>
          <w:ins w:id="264" w:author="Yu, Zimeng" w:date="2026-10-02T15:29:00Z" w16du:dateUtc="2026-10-02T19:29:00Z"/>
          <w:i/>
          <w:lang w:val="en-US"/>
          <w:rPrChange w:id="265" w:author="Yu, Zimeng" w:date="2026-10-02T15:29:00Z" w16du:dateUtc="2026-10-02T19:29:00Z">
            <w:rPr>
              <w:ins w:id="266" w:author="Yu, Zimeng" w:date="2026-10-02T15:29:00Z" w16du:dateUtc="2026-10-02T19:29:00Z"/>
            </w:rPr>
          </w:rPrChange>
        </w:rPr>
      </w:pPr>
      <m:oMath>
        <m:sSub>
          <m:sSubPr>
            <m:ctrlPr>
              <w:rPr>
                <w:rFonts w:ascii="Cambria Math" w:hAnsi="Cambria Math"/>
              </w:rPr>
            </m:ctrlPr>
          </m:sSubPr>
          <m:e>
            <m:r>
              <m:rPr>
                <m:sty m:val="p"/>
              </m:rPr>
              <w:rPr>
                <w:rFonts w:ascii="Cambria Math" w:hAnsi="Cambria Math"/>
              </w:rPr>
              <m:t>OR</m:t>
            </m:r>
          </m:e>
          <m:sub>
            <m:r>
              <m:rPr>
                <m:nor/>
              </m:rPr>
              <m:t>PRS</m:t>
            </m:r>
          </m:sub>
        </m:sSub>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m:rPr>
                    <m:nor/>
                  </m:rPr>
                  <m:t>PRS</m:t>
                </m:r>
              </m:sub>
            </m:sSub>
          </m:sup>
        </m:sSup>
      </m:oMath>
      <w:commentRangeEnd w:id="263"/>
      <w:r w:rsidR="004C7E8B" w:rsidRPr="004C7E8B">
        <w:rPr>
          <w:rStyle w:val="CommentReference"/>
          <w:i/>
          <w:sz w:val="24"/>
          <w:szCs w:val="24"/>
          <w:lang w:val="en-US"/>
          <w:rPrChange w:id="267" w:author="Yu, Zimeng" w:date="2026-10-02T15:29:00Z" w16du:dateUtc="2026-10-02T19:29:00Z">
            <w:rPr>
              <w:rStyle w:val="CommentReference"/>
              <w:sz w:val="24"/>
              <w:szCs w:val="24"/>
            </w:rPr>
          </w:rPrChange>
        </w:rPr>
        <w:commentReference w:id="263"/>
      </w:r>
    </w:p>
    <w:p w14:paraId="0F99B8E5" w14:textId="77777777" w:rsidR="005046F0" w:rsidRPr="00FF435D" w:rsidRDefault="005046F0">
      <w:pPr>
        <w:pStyle w:val="BodyText"/>
        <w:spacing w:line="480" w:lineRule="auto"/>
        <w:rPr>
          <w:lang w:val="en-CN"/>
        </w:rPr>
      </w:pPr>
    </w:p>
    <w:p w14:paraId="7BB672AC" w14:textId="77777777" w:rsidR="008D1CEE" w:rsidRDefault="005D3AEE">
      <w:pPr>
        <w:pStyle w:val="Heading1"/>
        <w:spacing w:line="480" w:lineRule="auto"/>
      </w:pPr>
      <w:bookmarkStart w:id="268" w:name="introduction"/>
      <w:bookmarkEnd w:id="212"/>
      <w:r>
        <w:t>Introduction</w:t>
      </w:r>
    </w:p>
    <w:p w14:paraId="215A1FC1" w14:textId="0FC57DF1" w:rsidR="008D1CEE" w:rsidRDefault="005D3AEE">
      <w:pPr>
        <w:pStyle w:val="FirstParagraph"/>
        <w:spacing w:line="480" w:lineRule="auto"/>
      </w:pPr>
      <w:r>
        <w:t>Inherited susceptibility to breast cancer has two well-characterised components. Common variants each carry small effects, and their combined effect is captured by polygenic risk scores such as the 313-variant PRS developed by the Breast Cancer Association Consortium (BCAC)</w:t>
      </w:r>
      <w:r>
        <w:rPr>
          <w:vertAlign w:val="superscript"/>
        </w:rPr>
        <w:t>[1]</w:t>
      </w:r>
      <w:r>
        <w:t xml:space="preserve">. Rare protein-truncating variants (PTVs) in a small number of genes, including </w:t>
      </w:r>
      <w:r>
        <w:rPr>
          <w:i/>
          <w:iCs/>
        </w:rPr>
        <w:t>BRCA1</w:t>
      </w:r>
      <w:r>
        <w:t xml:space="preserve">, </w:t>
      </w:r>
      <w:r>
        <w:rPr>
          <w:i/>
          <w:iCs/>
        </w:rPr>
        <w:t>BRCA2</w:t>
      </w:r>
      <w:r>
        <w:t xml:space="preserve">, </w:t>
      </w:r>
      <w:r>
        <w:rPr>
          <w:i/>
          <w:iCs/>
        </w:rPr>
        <w:t>PALB2</w:t>
      </w:r>
      <w:r>
        <w:t xml:space="preserve">, </w:t>
      </w:r>
      <w:r>
        <w:rPr>
          <w:i/>
          <w:iCs/>
        </w:rPr>
        <w:t>ATM</w:t>
      </w:r>
      <w:r>
        <w:t xml:space="preserve"> and </w:t>
      </w:r>
      <w:r>
        <w:rPr>
          <w:i/>
          <w:iCs/>
        </w:rPr>
        <w:t>CHEK2</w:t>
      </w:r>
      <w:r>
        <w:t>, carry moderate to high relative risks; two large case-control studies published in 2021 established which genes and variant classes matter and estimated their effect sizes</w:t>
      </w:r>
      <w:r>
        <w:rPr>
          <w:vertAlign w:val="superscript"/>
        </w:rPr>
        <w:t>[2,3]</w:t>
      </w:r>
      <w:r>
        <w:t>.</w:t>
      </w:r>
      <w:ins w:id="269" w:author="Yu, Zimeng" w:date="2026-10-02T14:49:00Z" w16du:dateUtc="2026-10-02T18:49:00Z">
        <w:r w:rsidR="005F109F">
          <w:rPr>
            <w:rFonts w:hint="eastAsia"/>
          </w:rPr>
          <w:t xml:space="preserve"> </w:t>
        </w:r>
        <w:r w:rsidR="005F109F" w:rsidRPr="005F109F">
          <w:t>Both components may be relevant to the age at which breast cancer is diagnosed.</w:t>
        </w:r>
      </w:ins>
    </w:p>
    <w:p w14:paraId="1980FEEA" w14:textId="1F7BE2B6" w:rsidR="008D1CEE" w:rsidRDefault="005D3AEE">
      <w:pPr>
        <w:pStyle w:val="BodyText"/>
        <w:spacing w:line="480" w:lineRule="auto"/>
      </w:pPr>
      <w:r>
        <w:t>Evidence from carrier cohorts shows that PRS modifies breast cancer risk among</w:t>
      </w:r>
      <w:r w:rsidR="00732E13">
        <w:t xml:space="preserve"> </w:t>
      </w:r>
      <w:r>
        <w:t>BRCA1/BRCA2 carriers</w:t>
      </w:r>
      <w:r>
        <w:rPr>
          <w:vertAlign w:val="superscript"/>
        </w:rPr>
        <w:t>[4,5]</w:t>
      </w:r>
      <w:r>
        <w:t xml:space="preserve"> and carriers of moderate-risk genes</w:t>
      </w:r>
      <w:r>
        <w:rPr>
          <w:vertAlign w:val="superscript"/>
        </w:rPr>
        <w:t>[6]</w:t>
      </w:r>
      <w:r>
        <w:t>. Population biobanks likewise suggest that polygenic background modifies the penetrance of monogenic variants</w:t>
      </w:r>
      <w:r>
        <w:rPr>
          <w:vertAlign w:val="superscript"/>
        </w:rPr>
        <w:t>[7,8]</w:t>
      </w:r>
      <w:r>
        <w:t>. However, much of this evidence comes from clinically ascertained carrier cohorts or European population biobanks. It remains unclear how much each component adds to case-status discrimination in a US cohort linked to electronic health records (EHR), or whether their associations with age at diagnosis differ among cases. High-penetrance carriers tend to be diagnosed younger, whereas evidence for an association between PRS and age at onset is less consistent</w:t>
      </w:r>
      <w:r>
        <w:rPr>
          <w:vertAlign w:val="superscript"/>
        </w:rPr>
        <w:t>[8]</w:t>
      </w:r>
      <w:r>
        <w:t>.</w:t>
      </w:r>
    </w:p>
    <w:p w14:paraId="04C01BA5" w14:textId="5744D1EF" w:rsidR="008D1CEE" w:rsidRDefault="005D3AEE">
      <w:pPr>
        <w:pStyle w:val="BodyText"/>
        <w:spacing w:line="480" w:lineRule="auto"/>
      </w:pPr>
      <w:r>
        <w:t>The All of Us Research Program links whole-genome sequencing to EHRs for a large US cohort</w:t>
      </w:r>
      <w:r>
        <w:rPr>
          <w:vertAlign w:val="superscript"/>
        </w:rPr>
        <w:t>[9,10]</w:t>
      </w:r>
      <w:r>
        <w:t xml:space="preserve">. We used its genetically inferred European-ancestry subset to assess the separate and joint associations of PRS and rare-variant burden with breast cancer case status. We then </w:t>
      </w:r>
      <w:r>
        <w:lastRenderedPageBreak/>
        <w:t>compared observed case proportions and adjusted odds ratios across PRS and burden strata and examined whether each measure was associated with age at diagnosis among cases.</w:t>
      </w:r>
    </w:p>
    <w:p w14:paraId="58F14B1A" w14:textId="77777777" w:rsidR="008D1CEE" w:rsidRDefault="005D3AEE">
      <w:pPr>
        <w:pStyle w:val="Heading1"/>
        <w:spacing w:line="480" w:lineRule="auto"/>
      </w:pPr>
      <w:bookmarkStart w:id="270" w:name="methods"/>
      <w:bookmarkEnd w:id="268"/>
      <w:r>
        <w:t>Methods</w:t>
      </w:r>
    </w:p>
    <w:p w14:paraId="3BDB0D32" w14:textId="77777777" w:rsidR="008D1CEE" w:rsidRDefault="005D3AEE">
      <w:pPr>
        <w:pStyle w:val="Heading2"/>
        <w:spacing w:line="480" w:lineRule="auto"/>
      </w:pPr>
      <w:bookmarkStart w:id="271" w:name="study-population"/>
      <w:r>
        <w:t>Study population</w:t>
      </w:r>
    </w:p>
    <w:p w14:paraId="5D960E74" w14:textId="4C2625BF" w:rsidR="008D1CEE" w:rsidRDefault="005D3AEE">
      <w:pPr>
        <w:pStyle w:val="FirstParagraph"/>
        <w:spacing w:line="480" w:lineRule="auto"/>
      </w:pPr>
      <w:r>
        <w:t xml:space="preserve">We used the </w:t>
      </w:r>
      <w:r>
        <w:rPr>
          <w:i/>
          <w:iCs/>
        </w:rPr>
        <w:t>All of Us</w:t>
      </w:r>
      <w:r>
        <w:t xml:space="preserve"> controlled-tier Curated Data Repository (CDR) version C2025Q4R6 and its short-read whole-genome sequencing (WGS) callsets</w:t>
      </w:r>
      <w:r>
        <w:rPr>
          <w:vertAlign w:val="superscript"/>
        </w:rPr>
        <w:t>[10]</w:t>
      </w:r>
      <w:r>
        <w:t xml:space="preserve">. Eligible participants were those recorded as female sex at birth with WGS data. </w:t>
      </w:r>
      <w:r>
        <w:rPr>
          <w:i/>
          <w:iCs/>
        </w:rPr>
        <w:t>All of Us</w:t>
      </w:r>
      <w:r>
        <w:t xml:space="preserve"> applies sex-concordance checks before release, so we did not exclude participants again on inferred genetic sex. We restricted the analysis to genetically inferred European ancestry, using the program’s ancestry predictions </w:t>
      </w:r>
      <w:del w:id="272" w:author="Yu, Zimeng" w:date="2026-10-02T15:48:00Z" w16du:dateUtc="2026-10-02T19:48:00Z">
        <w:r w:rsidDel="0032485F">
          <w:delText>(</w:delText>
        </w:r>
        <w:r w:rsidDel="0032485F">
          <w:rPr>
            <w:rStyle w:val="VerbatimChar"/>
            <w:rFonts w:ascii="Times New Roman" w:hAnsi="Times New Roman"/>
          </w:rPr>
          <w:delText>ancestry_preds.tsv</w:delText>
        </w:r>
        <w:r w:rsidDel="0032485F">
          <w:delText xml:space="preserve">) </w:delText>
        </w:r>
      </w:del>
      <w:r>
        <w:t xml:space="preserve">and requiring a predicted European label with a maximum posterior probability above 0.75. The same rule was applied to cases and controls. We removed related individuals by keeping a maximal unrelated set among pairs with KING kinship </w:t>
      </w:r>
      <m:oMath>
        <m:r>
          <m:rPr>
            <m:sty m:val="p"/>
          </m:rPr>
          <w:rPr>
            <w:rFonts w:ascii="Cambria Math" w:hAnsi="Cambria Math"/>
          </w:rPr>
          <m:t>&gt;</m:t>
        </m:r>
      </m:oMath>
      <w:r>
        <w:t>0.1</w:t>
      </w:r>
      <w:r>
        <w:rPr>
          <w:vertAlign w:val="superscript"/>
        </w:rPr>
        <w:t>[11]</w:t>
      </w:r>
      <w:r>
        <w:t>, and removed samples with genotype missingness above 3%. The flow of participants is shown in Figure 1 and Supplementary Table S1.</w:t>
      </w:r>
    </w:p>
    <w:p w14:paraId="60B5696E" w14:textId="77777777" w:rsidR="008D1CEE" w:rsidRDefault="005D3AEE">
      <w:pPr>
        <w:pStyle w:val="Heading2"/>
        <w:spacing w:line="480" w:lineRule="auto"/>
      </w:pPr>
      <w:bookmarkStart w:id="273" w:name="phenotypes"/>
      <w:bookmarkEnd w:id="271"/>
      <w:r>
        <w:t>Phenotypes</w:t>
      </w:r>
    </w:p>
    <w:p w14:paraId="2A9A9361" w14:textId="71E6455E" w:rsidR="008D1CEE" w:rsidRDefault="005D3AEE">
      <w:pPr>
        <w:pStyle w:val="FirstParagraph"/>
        <w:spacing w:line="480" w:lineRule="auto"/>
      </w:pPr>
      <w:r>
        <w:t xml:space="preserve">Cases were participants with at least one EHR condition record mapping to the SNOMED concept “Malignant tumor of breast” (OMOP concept 4112853) or any of its descendants. Controls were all other eligible participants. Age at diagnosis was calculated from the date of the earliest qualifying record. Age at last EHR observation was the later of the last EHR record and the date of death. For the case-status models we required a non-missing age at last observation, which excluded 2,051 participants, all of them </w:t>
      </w:r>
      <w:r>
        <w:t xml:space="preserve">controls. For the age-at-diagnosis analysis we additionally excluded 532 cases whose earliest breast cancer record was also their first EHR </w:t>
      </w:r>
      <w:r>
        <w:lastRenderedPageBreak/>
        <w:t>record, because in these women the recorded date cannot be separated from a diagnosis made before EHR follow-up began. In a sensitivity analysis, cases were redefined as participants with at least two qualifying records.</w:t>
      </w:r>
    </w:p>
    <w:p w14:paraId="0714B1BB" w14:textId="77777777" w:rsidR="008D1CEE" w:rsidRDefault="005D3AEE">
      <w:pPr>
        <w:pStyle w:val="Heading2"/>
        <w:spacing w:line="480" w:lineRule="auto"/>
      </w:pPr>
      <w:bookmarkStart w:id="274" w:name="polygenic-risk-score"/>
      <w:bookmarkEnd w:id="273"/>
      <w:r>
        <w:t>Polygenic risk score</w:t>
      </w:r>
    </w:p>
    <w:p w14:paraId="3FF2FCF8" w14:textId="46F1AC0D" w:rsidR="008D1CEE" w:rsidRDefault="005D3AEE">
      <w:pPr>
        <w:pStyle w:val="FirstParagraph"/>
        <w:spacing w:line="480" w:lineRule="auto"/>
      </w:pPr>
      <w:r>
        <w:t>We used PGS000004, the 313-variant BCAC PRS</w:t>
      </w:r>
      <w:r>
        <w:rPr>
          <w:vertAlign w:val="superscript"/>
        </w:rPr>
        <w:t>[1,12]</w:t>
      </w:r>
      <w:r>
        <w:t xml:space="preserve">, harmonised to GRCh38. Variants were matched to the </w:t>
      </w:r>
      <w:r>
        <w:rPr>
          <w:i/>
          <w:iCs/>
        </w:rPr>
        <w:t>All of Us</w:t>
      </w:r>
      <w:r>
        <w:t xml:space="preserve"> array-and-common-allele-frequency (ACAF) callset by chromosome, position and alleles. </w:t>
      </w:r>
      <w:commentRangeStart w:id="275"/>
      <w:r>
        <w:t>Where strand or allele orientation was ambiguous, candidate records were resolved by comparing the cohort allele frequency with the published effect-allele frequency</w:t>
      </w:r>
      <w:commentRangeEnd w:id="275"/>
      <w:r w:rsidR="00C163EC">
        <w:rPr>
          <w:rStyle w:val="CommentReference"/>
          <w:sz w:val="24"/>
          <w:szCs w:val="24"/>
        </w:rPr>
        <w:commentReference w:id="275"/>
      </w:r>
      <w:r>
        <w:t xml:space="preserve">. In total, 304 of 313 variants were used: 281 matched directly, 23 were resolved by allele frequency, one remained ambiguous and eight were absent. Missing genotypes were </w:t>
      </w:r>
      <w:del w:id="276" w:author="Yu, Zimeng" w:date="2026-10-02T16:18:00Z" w16du:dateUtc="2026-10-02T20:18:00Z">
        <w:r w:rsidDel="00CA2D93">
          <w:delText>mean-</w:delText>
        </w:r>
      </w:del>
      <w:r>
        <w:t>imputed</w:t>
      </w:r>
      <w:ins w:id="277" w:author="Yu, Zimeng" w:date="2026-10-02T16:18:00Z" w16du:dateUtc="2026-10-02T20:18:00Z">
        <w:r w:rsidR="00CA2D93">
          <w:t xml:space="preserve"> using </w:t>
        </w:r>
      </w:ins>
      <w:ins w:id="278" w:author="Yu, Zimeng" w:date="2026-10-02T16:19:00Z" w16du:dateUtc="2026-10-02T20:19:00Z">
        <w:r w:rsidR="00CA2D93">
          <w:t>PLINK2 reference</w:t>
        </w:r>
      </w:ins>
      <w:r>
        <w:t xml:space="preserve">. The primary score, PRS311, omits two variants that tag </w:t>
      </w:r>
      <w:r>
        <w:rPr>
          <w:i/>
          <w:iCs/>
        </w:rPr>
        <w:t>CHEK2</w:t>
      </w:r>
      <w:r>
        <w:t xml:space="preserve"> c.1100delC. This avoids counting that variant twice, since it also enters the rare-variant burden. Scores were standardised within the analysis cohort. In sensitivity analyses we restricted the score to the 281 directly matched variants and repeated the scoring without mean imputation. For participant i, the score was the weighted sum of effect-allele dosages across retained PRS311 loci:</w:t>
      </w:r>
    </w:p>
    <w:p w14:paraId="562EE599" w14:textId="051A5BD3" w:rsidR="00C533B6" w:rsidRPr="00C533B6" w:rsidRDefault="005D3AEE" w:rsidP="00C533B6">
      <w:pPr>
        <w:pStyle w:val="BodyText"/>
      </w:pPr>
      <m:oMathPara>
        <m:oMath>
          <m:sSub>
            <m:sSubPr>
              <m:ctrlPr>
                <w:rPr>
                  <w:rFonts w:ascii="Cambria Math" w:hAnsi="Cambria Math"/>
                </w:rPr>
              </m:ctrlPr>
            </m:sSubPr>
            <m:e>
              <m:r>
                <m:rPr>
                  <m:sty m:val="p"/>
                </m:rPr>
                <w:rPr>
                  <w:rFonts w:ascii="Cambria Math" w:hAnsi="Cambria Math"/>
                </w:rPr>
                <m:t>PRS311</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311</m:t>
                  </m:r>
                </m:sub>
              </m:sSub>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ij</m:t>
              </m:r>
            </m:sub>
          </m:sSub>
        </m:oMath>
      </m:oMathPara>
    </w:p>
    <w:p w14:paraId="060EFC18" w14:textId="77777777" w:rsidR="000E1B65" w:rsidRDefault="005D3AEE">
      <w:pPr>
        <w:pStyle w:val="BodyText"/>
        <w:spacing w:line="480" w:lineRule="auto"/>
      </w:pPr>
      <w:r>
        <w:t>Here J₃₁₁ is the set of matched loci after removing the two CHEK2-tagging variants, wⱼ is the published per-effect-allele weight, and dᵢⱼ is the effect-allele dosage (0, 1 or 2), replaced by the cohort mean dosage when missing.</w:t>
      </w:r>
    </w:p>
    <w:p w14:paraId="07E9EA1B" w14:textId="77777777" w:rsidR="008D1CEE" w:rsidRDefault="005D3AEE">
      <w:pPr>
        <w:pStyle w:val="Heading2"/>
        <w:spacing w:line="480" w:lineRule="auto"/>
      </w:pPr>
      <w:bookmarkStart w:id="279" w:name="rare-variant-burden"/>
      <w:bookmarkEnd w:id="274"/>
      <w:r>
        <w:lastRenderedPageBreak/>
        <w:t>Rare-variant burden</w:t>
      </w:r>
    </w:p>
    <w:p w14:paraId="33C6C8EE" w14:textId="10B815AD" w:rsidR="008D1CEE" w:rsidRDefault="005D3AEE">
      <w:pPr>
        <w:pStyle w:val="FirstParagraph"/>
        <w:spacing w:line="480" w:lineRule="auto"/>
      </w:pPr>
      <w:r>
        <w:t>The panel comprised ten genes: the nine established by BCAC (</w:t>
      </w:r>
      <w:r>
        <w:rPr>
          <w:i/>
          <w:iCs/>
        </w:rPr>
        <w:t>ATM</w:t>
      </w:r>
      <w:r>
        <w:t xml:space="preserve">, </w:t>
      </w:r>
      <w:r>
        <w:rPr>
          <w:i/>
          <w:iCs/>
        </w:rPr>
        <w:t>BARD1</w:t>
      </w:r>
      <w:r>
        <w:t xml:space="preserve">, </w:t>
      </w:r>
      <w:r>
        <w:rPr>
          <w:i/>
          <w:iCs/>
        </w:rPr>
        <w:t>BRCA1</w:t>
      </w:r>
      <w:r>
        <w:t xml:space="preserve">, </w:t>
      </w:r>
      <w:r>
        <w:rPr>
          <w:i/>
          <w:iCs/>
        </w:rPr>
        <w:t>BRCA2</w:t>
      </w:r>
      <w:r>
        <w:t xml:space="preserve">, </w:t>
      </w:r>
      <w:r>
        <w:rPr>
          <w:i/>
          <w:iCs/>
        </w:rPr>
        <w:t>CHEK2</w:t>
      </w:r>
      <w:r>
        <w:t xml:space="preserve">, </w:t>
      </w:r>
      <w:r>
        <w:rPr>
          <w:i/>
          <w:iCs/>
        </w:rPr>
        <w:t>PALB2</w:t>
      </w:r>
      <w:r>
        <w:t xml:space="preserve">, </w:t>
      </w:r>
      <w:r>
        <w:rPr>
          <w:i/>
          <w:iCs/>
        </w:rPr>
        <w:t>RAD51C</w:t>
      </w:r>
      <w:r>
        <w:t xml:space="preserve">, </w:t>
      </w:r>
      <w:r>
        <w:rPr>
          <w:i/>
          <w:iCs/>
        </w:rPr>
        <w:t>RAD51D</w:t>
      </w:r>
      <w:r>
        <w:t xml:space="preserve">, </w:t>
      </w:r>
      <w:r>
        <w:rPr>
          <w:i/>
          <w:iCs/>
        </w:rPr>
        <w:t>TP53</w:t>
      </w:r>
      <w:r>
        <w:t>)</w:t>
      </w:r>
      <w:r>
        <w:rPr>
          <w:vertAlign w:val="superscript"/>
        </w:rPr>
        <w:t>[2]</w:t>
      </w:r>
      <w:r>
        <w:t xml:space="preserve"> and </w:t>
      </w:r>
      <w:r>
        <w:rPr>
          <w:i/>
          <w:iCs/>
        </w:rPr>
        <w:t>MAP3K1</w:t>
      </w:r>
      <w:r>
        <w:t>, which reached exome-wide significance in a recent meta-analysis</w:t>
      </w:r>
      <w:r>
        <w:rPr>
          <w:vertAlign w:val="superscript"/>
        </w:rPr>
        <w:t>[13]</w:t>
      </w:r>
      <w:r>
        <w:t>. Qualifying variants were stop-gained, frameshift, splice-donor and splice-acceptor variants on the canonical transcript, rated high-confidence by LOFTEE</w:t>
      </w:r>
      <w:r>
        <w:rPr>
          <w:vertAlign w:val="superscript"/>
        </w:rPr>
        <w:t>[14]</w:t>
      </w:r>
      <w:r>
        <w:t xml:space="preserve">, with an allele frequency below 1% in the </w:t>
      </w:r>
      <w:r>
        <w:rPr>
          <w:i/>
          <w:iCs/>
        </w:rPr>
        <w:t>All of Us</w:t>
      </w:r>
      <w:r>
        <w:t xml:space="preserve"> European-ancestry callset (Supplementary Table S3).</w:t>
      </w:r>
      <w:ins w:id="280" w:author="Yu, Zimeng" w:date="2026-10-02T13:29:00Z" w16du:dateUtc="2026-10-02T17:29:00Z">
        <w:r w:rsidR="00FA07A2" w:rsidRPr="00FA07A2">
          <w:t xml:space="preserve"> We defined a PTV carrier as a participant with at least one qualifying PTV passing genotype-level quality filters in any of the ten panel genes; participants with no such variant were classified as non-carriers. Carrier status was used for binary comparisons, whereas the burden score summed the log-odds-ratio weights of genes with qualifying PTVs, counting each gene only once.</w:t>
        </w:r>
      </w:ins>
      <w:r>
        <w:t xml:space="preserve"> Carrier genotypes were retained if genotype quality was at least 20 and the variant allele fraction was 0.30–0.80 for heterozygous or at least 0.80 for homozygous-alternate calls. These thresholds were fixed before any association results were examined.</w:t>
      </w:r>
    </w:p>
    <w:p w14:paraId="6C1711FF" w14:textId="77777777" w:rsidR="008D1CEE" w:rsidRDefault="005D3AEE">
      <w:pPr>
        <w:pStyle w:val="BodyText"/>
        <w:spacing w:line="480" w:lineRule="auto"/>
      </w:pPr>
      <w:r>
        <w:t>Burden</w:t>
      </w:r>
      <w:r>
        <w:rPr>
          <w:vertAlign w:val="subscript"/>
        </w:rPr>
        <w:t>rare</w:t>
      </w:r>
      <w:r>
        <w:t xml:space="preserve"> was the sum, over the panel genes in which a participant carried a qualifying variant, of the gene’s log odds ratio for PTVs. Gene weights came from BCAC</w:t>
      </w:r>
      <w:r>
        <w:rPr>
          <w:vertAlign w:val="superscript"/>
        </w:rPr>
        <w:t>[2]</w:t>
      </w:r>
      <w:r>
        <w:t xml:space="preserve">; for </w:t>
      </w:r>
      <w:r>
        <w:rPr>
          <w:i/>
          <w:iCs/>
        </w:rPr>
        <w:t>CHEK2</w:t>
      </w:r>
      <w:r>
        <w:t xml:space="preserve"> the overall PTV estimate (OR 2.54) was used because c.1100delC falls below the 1% frequency threshold. For </w:t>
      </w:r>
      <w:r>
        <w:rPr>
          <w:i/>
          <w:iCs/>
        </w:rPr>
        <w:t>MAP3K1</w:t>
      </w:r>
      <w:r>
        <w:t xml:space="preserve"> the meta-analysis did not report a pooled odds ratio, so we used the only reported estimate, from the Million Women Study (OR 6.25, 95% CI 0.95–41.03)</w:t>
      </w:r>
      <w:r>
        <w:rPr>
          <w:vertAlign w:val="superscript"/>
        </w:rPr>
        <w:t>[13]</w:t>
      </w:r>
      <w:r>
        <w:t xml:space="preserve">. Given the uncertainty of this weight, we repeated all analyses with the nine-gene panel. A second sensitivity analysis used a uniform frequency threshold of 0.1%. This excludes c.1100delC, so the </w:t>
      </w:r>
      <w:r>
        <w:rPr>
          <w:i/>
          <w:iCs/>
        </w:rPr>
        <w:t>CHEK2</w:t>
      </w:r>
      <w:r>
        <w:t xml:space="preserve"> weight was changed to the estimate without that variant (OR 2.13) and the full </w:t>
      </w:r>
      <w:r>
        <w:lastRenderedPageBreak/>
        <w:t>PRS313 was used. The weights and the carrier counts per gene are given in Supplementary Table S2. Explicitly, the participant-level score was:</w:t>
      </w:r>
    </w:p>
    <w:p w14:paraId="074BC70D" w14:textId="570D3C03" w:rsidR="00FB4509" w:rsidRDefault="005D3AEE" w:rsidP="00FB4509">
      <w:pPr>
        <w:pStyle w:val="BodyText"/>
        <w:spacing w:line="480" w:lineRule="auto"/>
      </w:pPr>
      <m:oMathPara>
        <m:oMath>
          <m:sSub>
            <m:sSubPr>
              <m:ctrlPr>
                <w:rPr>
                  <w:rFonts w:ascii="Cambria Math" w:hAnsi="Cambria Math"/>
                </w:rPr>
              </m:ctrlPr>
            </m:sSubPr>
            <m:e>
              <m:r>
                <m:rPr>
                  <m:sty m:val="p"/>
                </m:rPr>
                <w:rPr>
                  <w:rFonts w:ascii="Cambria Math" w:hAnsi="Cambria Math"/>
                </w:rPr>
                <m:t>Burden</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g</m:t>
              </m:r>
              <m:r>
                <w:rPr>
                  <w:rFonts w:ascii="Cambria Math" w:hAnsi="Cambria Math"/>
                </w:rPr>
                <m:t>∈</m:t>
              </m:r>
              <m:r>
                <w:rPr>
                  <w:rFonts w:ascii="Cambria Math" w:hAnsi="Cambria Math"/>
                </w:rPr>
                <m:t>G</m:t>
              </m:r>
            </m:sub>
            <m:sup/>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OR</m:t>
                          </m:r>
                        </m:e>
                        <m:sub>
                          <m:r>
                            <w:rPr>
                              <w:rFonts w:ascii="Cambria Math" w:hAnsi="Cambria Math"/>
                            </w:rPr>
                            <m:t>g</m:t>
                          </m:r>
                        </m:sub>
                      </m:sSub>
                    </m:e>
                  </m:d>
                </m:e>
              </m:func>
            </m:e>
          </m:nary>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ig</m:t>
              </m:r>
            </m:sub>
          </m:sSub>
        </m:oMath>
      </m:oMathPara>
    </w:p>
    <w:p w14:paraId="2BA2FEC9" w14:textId="77777777" w:rsidR="000E1B65" w:rsidRDefault="005D3AEE">
      <w:pPr>
        <w:pStyle w:val="BodyText"/>
        <w:spacing w:line="480" w:lineRule="auto"/>
      </w:pPr>
      <w:r>
        <w:t>G is the ten-gene panel, ORg is the published PTV odds ratio for gene g, and Cᵢg equals 1 if participant i carried at least one qualifying PTV in that gene and 0 otherwise. Multiple qualifying variants within a gene therefore contributed only once.</w:t>
      </w:r>
    </w:p>
    <w:p w14:paraId="271529CE" w14:textId="77777777" w:rsidR="008D1CEE" w:rsidRDefault="005D3AEE">
      <w:pPr>
        <w:pStyle w:val="Heading2"/>
        <w:spacing w:line="480" w:lineRule="auto"/>
      </w:pPr>
      <w:bookmarkStart w:id="281" w:name="statistical-analysis"/>
      <w:bookmarkEnd w:id="279"/>
      <w:r>
        <w:t>Statistical analysis</w:t>
      </w:r>
    </w:p>
    <w:p w14:paraId="71F193EE" w14:textId="77777777" w:rsidR="008D1CEE" w:rsidRDefault="005D3AEE">
      <w:pPr>
        <w:pStyle w:val="FirstParagraph"/>
        <w:spacing w:line="480" w:lineRule="auto"/>
      </w:pPr>
      <w:r>
        <w:rPr>
          <w:i/>
          <w:iCs/>
        </w:rPr>
        <w:t>Case-status discrimination.</w:t>
      </w:r>
      <w:r>
        <w:t xml:space="preserve"> We fitted logistic regression models of case status on standardised PRS311, standardised Burden</w:t>
      </w:r>
      <w:r>
        <w:rPr>
          <w:vertAlign w:val="subscript"/>
        </w:rPr>
        <w:t>rare</w:t>
      </w:r>
      <w:r>
        <w:t xml:space="preserve"> and their product. Covariates were age at last EHR observation, the first ten genetic principal components (PCs), sequencing centre and sequencer model. Four models were compared: covariates only, covariates plus PRS311, covariates plus Burden</w:t>
      </w:r>
      <w:r>
        <w:rPr>
          <w:vertAlign w:val="subscript"/>
        </w:rPr>
        <w:t>rare</w:t>
      </w:r>
      <w:r>
        <w:t>, and a joint model with both scores and their interaction. Coefficients are reported from fits to the full cohort, with heteroskedasticity-robust (HC1) standard errors. Discrimination was estimated with 5-fold cross-validation repeated 10 times, stratified jointly on case status and carrier status. For each repeat we computed the out-of-fold AUC of every model and compared paired models with DeLong’s test</w:t>
      </w:r>
      <w:r>
        <w:rPr>
          <w:vertAlign w:val="superscript"/>
        </w:rPr>
        <w:t>[15]</w:t>
      </w:r>
      <w:r>
        <w:t>. We report the mean over repeats. The logistic model has no tuning parameters and we did no model selection, so nested cross-validation was not needed. Calibration of the joint model was assessed on out-of-fold predictions. To describe the joint distribution we also estimated odds ratios by PRS311 ventile (reference: lowest ventile) and by burden category (non-carrier; single moderate-risk gene; single high-penetrance gene; two or more genes), following the presentation of Mazzarotto et al.</w:t>
      </w:r>
      <w:r>
        <w:rPr>
          <w:vertAlign w:val="superscript"/>
        </w:rPr>
        <w:t>[16]</w:t>
      </w:r>
      <w:r>
        <w:t>.</w:t>
      </w:r>
    </w:p>
    <w:p w14:paraId="5690D8DF" w14:textId="065308C3" w:rsidR="003A1D0C" w:rsidRPr="008543C4" w:rsidRDefault="005D3AEE" w:rsidP="00BB491E">
      <w:pPr>
        <w:pStyle w:val="BodyText"/>
        <w:spacing w:before="80" w:after="120"/>
        <w:jc w:val="center"/>
        <w:rPr>
          <w:rFonts w:ascii="Cambria Math" w:hAnsi="Cambria Math"/>
          <w:oMath/>
        </w:rPr>
      </w:pPr>
      <m:oMathPara>
        <m:oMath>
          <m:func>
            <m:funcPr>
              <m:ctrlPr>
                <w:rPr>
                  <w:rFonts w:ascii="Cambria Math" w:hAnsi="Cambria Math"/>
                </w:rPr>
              </m:ctrlPr>
            </m:funcPr>
            <m:fName>
              <m:r>
                <m:rPr>
                  <m:sty m:val="p"/>
                </m:rPr>
                <w:rPr>
                  <w:rFonts w:ascii="Cambria Math" w:hAnsi="Cambria Math"/>
                </w:rPr>
                <m:t>logit</m:t>
              </m:r>
            </m:fName>
            <m:e>
              <m:r>
                <w:rPr>
                  <w:rFonts w:ascii="Cambria Math" w:hAnsi="Cambria Math"/>
                </w:rPr>
                <m:t>​</m:t>
              </m:r>
            </m:e>
          </m:func>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e>
                  </m:d>
                </m:e>
              </m:func>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PB</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sSup>
            <m:sSupPr>
              <m:ctrlPr>
                <w:rPr>
                  <w:rFonts w:ascii="Cambria Math" w:hAnsi="Cambria Math"/>
                </w:rPr>
              </m:ctrlPr>
            </m:sSupPr>
            <m:e>
              <m:r>
                <m:rPr>
                  <m:sty m:val="bi"/>
                </m:rPr>
                <w:rPr>
                  <w:rFonts w:ascii="Cambria Math" w:hAnsi="Cambria Math"/>
                </w:rPr>
                <m:t>γ</m:t>
              </m:r>
            </m:e>
            <m:sup>
              <m:r>
                <m:rPr>
                  <m:scr m:val="sans-serif"/>
                  <m:sty m:val="p"/>
                </m:rP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m:oMathPara>
    </w:p>
    <w:p w14:paraId="33434CEC" w14:textId="183C262A" w:rsidR="000E1B65" w:rsidRDefault="005D3AEE">
      <w:pPr>
        <w:pStyle w:val="BodyText"/>
        <w:spacing w:line="480" w:lineRule="auto"/>
      </w:pPr>
      <w:r>
        <w:t>Yᵢ denotes case status; Pᵢ and Bᵢ are the standardised PRS311 and rare-variant burden; and Xᵢ contains age at last EHR observation, PCs 1–10, sequencing centre and sequencer model. The coefficient βPB tests departure from multiplicative odds for the two genetic measures. The reduced comparison models omit the corresponding score terms and interaction.</w:t>
      </w:r>
    </w:p>
    <w:p w14:paraId="4131E5F3" w14:textId="4F1EFECF" w:rsidR="00445A05" w:rsidRDefault="005D3AEE">
      <w:pPr>
        <w:pStyle w:val="BodyText"/>
        <w:spacing w:line="480" w:lineRule="auto"/>
      </w:pPr>
      <w:commentRangeStart w:id="282"/>
      <w:r>
        <w:rPr>
          <w:i/>
        </w:rPr>
        <w:t>Age at diagnosis among cases</w:t>
      </w:r>
      <w:commentRangeEnd w:id="282"/>
      <w:r w:rsidR="00FA2704">
        <w:rPr>
          <w:rStyle w:val="CommentReference"/>
          <w:i/>
          <w:sz w:val="24"/>
          <w:szCs w:val="24"/>
        </w:rPr>
        <w:commentReference w:id="282"/>
      </w:r>
      <w:r>
        <w:rPr>
          <w:i/>
        </w:rPr>
        <w:t xml:space="preserve">. </w:t>
      </w:r>
      <w:r>
        <w:t>We then examined whether the genetic measures associated with case status also related to timing among women with breast cancer. We regressed age at diagnosis (years, as a continuous outcome) on standardised Burdenrare and PRS311, adjusting for PCs 1–10, with HC1 standard errors. The contribution of each score was summarised by the change in R² when it was removed from the joint model.</w:t>
      </w:r>
    </w:p>
    <w:p w14:paraId="79DC86DC" w14:textId="19FAE7AE" w:rsidR="00445A05" w:rsidRPr="00944372" w:rsidRDefault="005D3AEE" w:rsidP="00445A05">
      <w:pPr>
        <w:pStyle w:val="BodyText"/>
        <w:spacing w:before="80" w:after="120"/>
        <w:jc w:val="center"/>
        <w:rPr>
          <w:sz w:val="28"/>
          <w:szCs w:val="28"/>
        </w:rPr>
      </w:pPr>
      <m:oMathPara>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α</m:t>
              </m:r>
            </m:e>
            <m:sub>
              <m:r>
                <w:rPr>
                  <w:rFonts w:ascii="Cambria Math" w:hAnsi="Cambria Math"/>
                  <w:szCs w:val="28"/>
                </w:rPr>
                <m:t>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α</m:t>
              </m:r>
            </m:e>
            <m:sub>
              <m:r>
                <w:rPr>
                  <w:rFonts w:ascii="Cambria Math" w:hAnsi="Cambria Math"/>
                  <w:szCs w:val="28"/>
                </w:rPr>
                <m:t>B</m:t>
              </m:r>
            </m:sub>
          </m:sSub>
          <m:sSub>
            <m:sSubPr>
              <m:ctrlPr>
                <w:rPr>
                  <w:rFonts w:ascii="Cambria Math" w:hAnsi="Cambria Math"/>
                  <w:szCs w:val="28"/>
                </w:rPr>
              </m:ctrlPr>
            </m:sSubPr>
            <m:e>
              <m:r>
                <w:rPr>
                  <w:rFonts w:ascii="Cambria Math" w:hAnsi="Cambria Math"/>
                  <w:szCs w:val="28"/>
                </w:rPr>
                <m:t>B</m:t>
              </m:r>
            </m:e>
            <m:sub>
              <m:r>
                <w:rPr>
                  <w:rFonts w:ascii="Cambria Math" w:hAnsi="Cambria Math"/>
                  <w:szCs w:val="28"/>
                </w:rPr>
                <m:t>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α</m:t>
              </m:r>
            </m:e>
            <m:sub>
              <m:r>
                <w:rPr>
                  <w:rFonts w:ascii="Cambria Math" w:hAnsi="Cambria Math"/>
                  <w:szCs w:val="28"/>
                </w:rPr>
                <m:t>P</m:t>
              </m:r>
            </m:sub>
          </m:sSub>
          <m:sSub>
            <m:sSubPr>
              <m:ctrlPr>
                <w:rPr>
                  <w:rFonts w:ascii="Cambria Math" w:hAnsi="Cambria Math"/>
                  <w:szCs w:val="28"/>
                </w:rPr>
              </m:ctrlPr>
            </m:sSubPr>
            <m:e>
              <m:r>
                <w:rPr>
                  <w:rFonts w:ascii="Cambria Math" w:hAnsi="Cambria Math"/>
                  <w:szCs w:val="28"/>
                </w:rPr>
                <m:t>P</m:t>
              </m:r>
            </m:e>
            <m:sub>
              <m:r>
                <w:rPr>
                  <w:rFonts w:ascii="Cambria Math" w:hAnsi="Cambria Math"/>
                  <w:szCs w:val="28"/>
                </w:rPr>
                <m:t>i</m:t>
              </m:r>
            </m:sub>
          </m:sSub>
          <m:r>
            <w:rPr>
              <w:rFonts w:ascii="Cambria Math" w:hAnsi="Cambria Math"/>
              <w:szCs w:val="28"/>
            </w:rPr>
            <m:t>+</m:t>
          </m:r>
          <m:nary>
            <m:naryPr>
              <m:chr m:val="∑"/>
              <m:limLoc m:val="undOvr"/>
              <m:ctrlPr>
                <w:rPr>
                  <w:rFonts w:ascii="Cambria Math" w:hAnsi="Cambria Math"/>
                  <w:szCs w:val="28"/>
                </w:rPr>
              </m:ctrlPr>
            </m:naryPr>
            <m:sub>
              <m:r>
                <w:rPr>
                  <w:rFonts w:ascii="Cambria Math" w:hAnsi="Cambria Math"/>
                  <w:szCs w:val="28"/>
                </w:rPr>
                <m:t>k</m:t>
              </m:r>
              <m:r>
                <w:rPr>
                  <w:rFonts w:ascii="Cambria Math" w:hAnsi="Cambria Math"/>
                  <w:szCs w:val="28"/>
                </w:rPr>
                <m:t>=1</m:t>
              </m:r>
            </m:sub>
            <m:sup>
              <m:r>
                <w:rPr>
                  <w:rFonts w:ascii="Cambria Math" w:hAnsi="Cambria Math"/>
                  <w:szCs w:val="28"/>
                </w:rPr>
                <m:t>10</m:t>
              </m:r>
            </m:sup>
            <m:e>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e>
          </m:nary>
          <m:sSub>
            <m:sSubPr>
              <m:ctrlPr>
                <w:rPr>
                  <w:rFonts w:ascii="Cambria Math" w:hAnsi="Cambria Math"/>
                  <w:szCs w:val="28"/>
                </w:rPr>
              </m:ctrlPr>
            </m:sSubPr>
            <m:e>
              <m:r>
                <m:rPr>
                  <m:sty m:val="p"/>
                </m:rPr>
                <w:rPr>
                  <w:rFonts w:ascii="Cambria Math" w:hAnsi="Cambria Math"/>
                  <w:szCs w:val="28"/>
                </w:rPr>
                <m:t>PC</m:t>
              </m:r>
            </m:e>
            <m:sub>
              <m:r>
                <w:rPr>
                  <w:rFonts w:ascii="Cambria Math" w:hAnsi="Cambria Math"/>
                  <w:szCs w:val="28"/>
                </w:rPr>
                <m:t>ki</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ε</m:t>
              </m:r>
            </m:e>
            <m:sub>
              <m:r>
                <w:rPr>
                  <w:rFonts w:ascii="Cambria Math" w:hAnsi="Cambria Math"/>
                  <w:szCs w:val="28"/>
                </w:rPr>
                <m:t>i</m:t>
              </m:r>
            </m:sub>
          </m:sSub>
          <m:r>
            <w:rPr>
              <w:rFonts w:ascii="Cambria Math" w:hAnsi="Cambria Math"/>
              <w:szCs w:val="28"/>
            </w:rPr>
            <m:t>.</m:t>
          </m:r>
        </m:oMath>
      </m:oMathPara>
    </w:p>
    <w:p w14:paraId="1E7E0054" w14:textId="77777777" w:rsidR="000E1B65" w:rsidRDefault="005D3AEE">
      <w:pPr>
        <w:pStyle w:val="BodyText"/>
        <w:spacing w:line="480" w:lineRule="auto"/>
      </w:pPr>
      <w:r>
        <w:t>Aᵢ is age at diagnosis for case i; Pᵢ and Bᵢ are standardised within the age-at-diagnosis analysis cohort. Coefficients αB and αP therefore give the adjusted difference in age in years per standard deviation of each score.</w:t>
      </w:r>
    </w:p>
    <w:p w14:paraId="62DF6A0F" w14:textId="77777777" w:rsidR="008D1CEE" w:rsidRDefault="005D3AEE">
      <w:pPr>
        <w:pStyle w:val="BodyText"/>
        <w:spacing w:line="480" w:lineRule="auto"/>
      </w:pPr>
      <w:r>
        <w:rPr>
          <w:i/>
          <w:iCs/>
        </w:rPr>
        <w:t>Sensitivity and post hoc analyses.</w:t>
      </w:r>
      <w:r>
        <w:t xml:space="preserve"> The pre-specified sensitivity analyses were the nine-gene panel, the 0.1% frequency threshold with PRS313, the 281-variant PRS, PRS without mean imputation, class-balanced weighting for the case-status models, inclusion of cases whose diagnosis was their first EHR record in the age-at-diagnosis analysis, and the rule-of-two case definition. Contrasts of early-onset (</w:t>
      </w:r>
      <m:oMath>
        <m:r>
          <m:rPr>
            <m:sty m:val="p"/>
          </m:rPr>
          <w:rPr>
            <w:rFonts w:ascii="Cambria Math" w:hAnsi="Cambria Math"/>
          </w:rPr>
          <m:t>&lt;</m:t>
        </m:r>
      </m:oMath>
      <w:r>
        <w:t>45 years) with later-onset cases, carrier rates at the extremes of PRS, and PRS-by-carrier interaction on age at diagnosis were not pre-specified. These are reported as exploratory analyses in Supplementary Table S6.</w:t>
      </w:r>
    </w:p>
    <w:p w14:paraId="2FF4AF98" w14:textId="77777777" w:rsidR="008D1CEE" w:rsidRDefault="005D3AEE">
      <w:pPr>
        <w:pStyle w:val="BodyText"/>
        <w:spacing w:line="480" w:lineRule="auto"/>
      </w:pPr>
      <w:r>
        <w:rPr>
          <w:i/>
          <w:iCs/>
        </w:rPr>
        <w:lastRenderedPageBreak/>
        <w:t>Pre-specification.</w:t>
      </w:r>
      <w:r>
        <w:t xml:space="preserve"> The analysis plan, thresholds and sensitivity analyses were fixed before this cohort was analysed. However, an earlier version of the analysis had examined a self-reported-White cohort drawn from the same data. The analysis was therefore pre-specified but not blinded, and it was not registered.</w:t>
      </w:r>
    </w:p>
    <w:p w14:paraId="59013482" w14:textId="77777777" w:rsidR="008D1CEE" w:rsidRDefault="005D3AEE">
      <w:pPr>
        <w:pStyle w:val="BodyText"/>
        <w:spacing w:line="480" w:lineRule="auto"/>
      </w:pPr>
      <w:r>
        <w:rPr>
          <w:i/>
          <w:iCs/>
        </w:rPr>
        <w:t>Disclosure control.</w:t>
      </w:r>
      <w:r>
        <w:t xml:space="preserve"> In line with the </w:t>
      </w:r>
      <w:r>
        <w:rPr>
          <w:i/>
          <w:iCs/>
        </w:rPr>
        <w:t>All of Us</w:t>
      </w:r>
      <w:r>
        <w:t xml:space="preserve"> Data and Statistics Dissemination Policy, no count between 1 and 19 participants (or between 1 and 39 alleles) is reported, either directly or in a form from which it could be derived. Affected cells are shown as “</w:t>
      </w:r>
      <m:oMath>
        <m:r>
          <m:rPr>
            <m:sty m:val="p"/>
          </m:rPr>
          <w:rPr>
            <w:rFonts w:ascii="Cambria Math" w:hAnsi="Cambria Math"/>
          </w:rPr>
          <m:t>&lt;</m:t>
        </m:r>
      </m:oMath>
      <w:r>
        <w:t>20” and, where needed, a second cell is suppressed so that the first cannot be recovered by subtraction. Test statistics whose inputs include such a cell are not reported.</w:t>
      </w:r>
    </w:p>
    <w:p w14:paraId="1E483459" w14:textId="77777777" w:rsidR="008D1CEE" w:rsidRDefault="005D3AEE">
      <w:pPr>
        <w:pStyle w:val="BodyText"/>
        <w:spacing w:line="480" w:lineRule="auto"/>
      </w:pPr>
      <w:r>
        <w:rPr>
          <w:i/>
          <w:iCs/>
        </w:rPr>
        <w:t>Software.</w:t>
      </w:r>
      <w:r>
        <w:t xml:space="preserve"> Analyses used Python with pandas, statsmodels and scikit-learn; Hail 0.2.137; PLINK 2</w:t>
      </w:r>
      <w:r>
        <w:rPr>
          <w:vertAlign w:val="superscript"/>
        </w:rPr>
        <w:t>[17]</w:t>
      </w:r>
      <w:r>
        <w:t xml:space="preserve">; and bcftools. Analysis code is available at </w:t>
      </w:r>
      <w:hyperlink r:id="rId13">
        <w:r w:rsidR="008D1CEE">
          <w:rPr>
            <w:rStyle w:val="Hyperlink"/>
          </w:rPr>
          <w:t>https://github.com/martina-yu/AoU_Comr</w:t>
        </w:r>
      </w:hyperlink>
      <w:r>
        <w:t>.</w:t>
      </w:r>
    </w:p>
    <w:p w14:paraId="530CFAFF" w14:textId="77777777" w:rsidR="008D1CEE" w:rsidRDefault="005D3AEE">
      <w:pPr>
        <w:pStyle w:val="Heading1"/>
        <w:spacing w:line="480" w:lineRule="auto"/>
      </w:pPr>
      <w:bookmarkStart w:id="283" w:name="results"/>
      <w:bookmarkEnd w:id="270"/>
      <w:bookmarkEnd w:id="281"/>
      <w:r>
        <w:t>Results</w:t>
      </w:r>
    </w:p>
    <w:p w14:paraId="3405D91C" w14:textId="77777777" w:rsidR="008D1CEE" w:rsidRDefault="005D3AEE">
      <w:pPr>
        <w:pStyle w:val="Heading2"/>
        <w:spacing w:line="480" w:lineRule="auto"/>
      </w:pPr>
      <w:bookmarkStart w:id="284" w:name="study-cohort"/>
      <w:r>
        <w:t>Study cohort</w:t>
      </w:r>
    </w:p>
    <w:p w14:paraId="5F66E428" w14:textId="77777777" w:rsidR="008D1CEE" w:rsidRDefault="005D3AEE">
      <w:pPr>
        <w:pStyle w:val="FirstParagraph"/>
        <w:spacing w:line="480" w:lineRule="auto"/>
      </w:pPr>
      <w:r>
        <w:t>Of 295,706 women with WGS, 150,900 had genetically inferred European ancestry. After relatedness and sample QC, 143,255 remained: 8,528 cases and 134,727 controls (Figure 1; Supplementary Table S1). Cases had a mean age at diagnosis of 59.9 years (SD 11.8). They were older at enrolment than controls (64.0 vs 51.2 years) and more often reported a family history of breast cancer (28.0% vs 19.1%), although family history was missing for 61.6% of controls (Table 1). In the modelling cohort of 141,204 participan</w:t>
      </w:r>
      <w:r>
        <w:t>ts, 2,749 (1.9%) carried a qualifying PTV in a panel gene. Per-gene counts are given in Supplementary Table S2.</w:t>
      </w:r>
    </w:p>
    <w:p w14:paraId="094BBC55" w14:textId="77777777" w:rsidR="008D1CEE" w:rsidRDefault="005D3AEE">
      <w:pPr>
        <w:pStyle w:val="Heading2"/>
        <w:spacing w:line="480" w:lineRule="auto"/>
      </w:pPr>
      <w:bookmarkStart w:id="285" w:name="discrimination-aim-1"/>
      <w:bookmarkEnd w:id="284"/>
      <w:r>
        <w:lastRenderedPageBreak/>
        <w:t>Case-status discrimination</w:t>
      </w:r>
    </w:p>
    <w:p w14:paraId="3984CEA3" w14:textId="77777777" w:rsidR="008D1CEE" w:rsidRDefault="005D3AEE">
      <w:pPr>
        <w:pStyle w:val="FirstParagraph"/>
        <w:spacing w:line="480" w:lineRule="auto"/>
      </w:pPr>
      <w:r>
        <w:t>In controls, PRS311 was not correlated with carrier status or with Burden</w:t>
      </w:r>
      <w:r>
        <w:rPr>
          <w:vertAlign w:val="subscript"/>
        </w:rPr>
        <w:t>rare</w:t>
      </w:r>
      <w:r>
        <w:t xml:space="preserve"> (</w:t>
      </w:r>
      <m:oMath>
        <m:r>
          <w:rPr>
            <w:rFonts w:ascii="Cambria Math" w:hAnsi="Cambria Math"/>
          </w:rPr>
          <m:t>r</m:t>
        </m:r>
        <m:r>
          <m:rPr>
            <m:sty m:val="p"/>
          </m:rPr>
          <w:rPr>
            <w:rFonts w:ascii="Cambria Math" w:hAnsi="Cambria Math"/>
          </w:rPr>
          <m:t>=-</m:t>
        </m:r>
        <m:r>
          <w:rPr>
            <w:rFonts w:ascii="Cambria Math" w:hAnsi="Cambria Math"/>
          </w:rPr>
          <m:t>0.004</m:t>
        </m:r>
      </m:oMath>
      <w:r>
        <w:t xml:space="preserve">, 95% CI </w:t>
      </w:r>
      <m:oMath>
        <m:r>
          <m:rPr>
            <m:sty m:val="p"/>
          </m:rPr>
          <w:rPr>
            <w:rFonts w:ascii="Cambria Math" w:hAnsi="Cambria Math"/>
          </w:rPr>
          <m:t>-</m:t>
        </m:r>
        <m:r>
          <w:rPr>
            <w:rFonts w:ascii="Cambria Math" w:hAnsi="Cambria Math"/>
          </w:rPr>
          <m:t>0.009</m:t>
        </m:r>
      </m:oMath>
      <w:r>
        <w:t xml:space="preserve"> to 0.001; </w:t>
      </w:r>
      <m:oMath>
        <m:r>
          <w:rPr>
            <w:rFonts w:ascii="Cambria Math" w:hAnsi="Cambria Math"/>
          </w:rPr>
          <m:t>n</m:t>
        </m:r>
        <m:r>
          <m:rPr>
            <m:sty m:val="p"/>
          </m:rPr>
          <w:rPr>
            <w:rFonts w:ascii="Cambria Math" w:hAnsi="Cambria Math"/>
          </w:rPr>
          <m:t>=</m:t>
        </m:r>
        <m:r>
          <w:rPr>
            <w:rFonts w:ascii="Cambria Math" w:hAnsi="Cambria Math"/>
          </w:rPr>
          <m:t>132</m:t>
        </m:r>
        <m:r>
          <m:rPr>
            <m:sty m:val="p"/>
          </m:rPr>
          <w:rPr>
            <w:rFonts w:ascii="Cambria Math" w:hAnsi="Cambria Math"/>
          </w:rPr>
          <m:t>,</m:t>
        </m:r>
        <m:r>
          <w:rPr>
            <w:rFonts w:ascii="Cambria Math" w:hAnsi="Cambria Math"/>
          </w:rPr>
          <m:t>676</m:t>
        </m:r>
      </m:oMath>
      <w:r>
        <w:t>; Supplementary Figure S1). In the joint model, the odds ratio per standard deviation was 1.55 (1.52–1.59) for PRS311 and 1.25 (1.23–1.26) for Burden</w:t>
      </w:r>
      <w:r>
        <w:rPr>
          <w:vertAlign w:val="subscript"/>
        </w:rPr>
        <w:t>rare</w:t>
      </w:r>
      <w:r>
        <w:t xml:space="preserve">. The interaction term was small and negative (OR 0.97, 0.96–0.98; </w:t>
      </w:r>
      <m:oMath>
        <m:r>
          <w:rPr>
            <w:rFonts w:ascii="Cambria Math" w:hAnsi="Cambria Math"/>
          </w:rPr>
          <m:t>P</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which means the PRS gradient was slightly shallower at higher burden (Table 2).</w:t>
      </w:r>
    </w:p>
    <w:p w14:paraId="36F8212D" w14:textId="77777777" w:rsidR="008D1CEE" w:rsidRDefault="005D3AEE">
      <w:pPr>
        <w:pStyle w:val="BodyText"/>
        <w:spacing w:line="480" w:lineRule="auto"/>
      </w:pPr>
      <w:r>
        <w:t>The covariate-only model already reached a cross-validated AUC of 0.745, mostly because of age at last EHR observation. That variable reflects how long participants have been followed in the EHR, not a risk factor, so the absolute AUC should not be read as a measure of predictive performance. The informative quantities are the increments (Figure 3). Adding PRS311 raised the AUC by 0.023 (0.021–0.025) and adding Burden</w:t>
      </w:r>
      <w:r>
        <w:rPr>
          <w:vertAlign w:val="subscript"/>
        </w:rPr>
        <w:t>rare</w:t>
      </w:r>
      <w:r>
        <w:t xml:space="preserve"> by 0.012 (0.010–0.014). The joint model reached 0.780, 0.035 (0.032–0.037) above covariates alone and 0.011 (0.010–0.013) above the PRS-only model. The results varied very little across the ten repeats (range of mean AUC </w:t>
      </w:r>
      <m:oMath>
        <m:r>
          <m:rPr>
            <m:sty m:val="p"/>
          </m:rPr>
          <w:rPr>
            <w:rFonts w:ascii="Cambria Math" w:hAnsi="Cambria Math"/>
          </w:rPr>
          <m:t>&lt;</m:t>
        </m:r>
      </m:oMath>
      <w:r>
        <w:t>0.0003 for every model). Out-of-fold predictions were well calibrated (calibration slope 1.00, intercept 0.00; Supplementary Figure S2). McFadden pseudo-</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increments showed the same pattern (Supplementary Table S5).</w:t>
      </w:r>
    </w:p>
    <w:p w14:paraId="681D8CA5" w14:textId="77777777" w:rsidR="008D1CEE" w:rsidRDefault="005D3AEE">
      <w:pPr>
        <w:pStyle w:val="Heading2"/>
        <w:spacing w:line="480" w:lineRule="auto"/>
      </w:pPr>
      <w:bookmarkStart w:id="286" w:name="Xf9767ab5c45a993381f86876870fcf12d940a7b"/>
      <w:bookmarkEnd w:id="285"/>
      <w:r>
        <w:t>Joint distribution of common and rare risk</w:t>
      </w:r>
    </w:p>
    <w:p w14:paraId="50A972DA" w14:textId="77777777" w:rsidR="008D1CEE" w:rsidRDefault="005D3AEE">
      <w:pPr>
        <w:pStyle w:val="FirstParagraph"/>
        <w:spacing w:line="480" w:lineRule="auto"/>
      </w:pPr>
      <w:r>
        <w:t xml:space="preserve">Across PRS deciles, the observed case proportion rose steadily among non-carriers and was higher among carriers in every decile (Figure 4a). Relative to expectations from a model without interaction, carriers in the upper deciles had fewer cases than expected and carriers in the lower deciles more, consistent with the negative interaction term. The odds ratio rose smoothly across PRS ventiles, reaching 5.61 (4.75–6.62) in the top ventile relative to the bottom. By burden </w:t>
      </w:r>
      <w:r>
        <w:lastRenderedPageBreak/>
        <w:t>category, the odds ratio relative to non-carriers was 2.35 (1.99–2.77) for a single moderate-risk gene and 7.76 (6.68–9.02) for a single high-penetrance gene. The group carrying PTVs in two or more genes had only 24 members and was not interpreted.</w:t>
      </w:r>
    </w:p>
    <w:p w14:paraId="0FA7F807" w14:textId="77777777" w:rsidR="008D1CEE" w:rsidRDefault="005D3AEE">
      <w:pPr>
        <w:pStyle w:val="Heading2"/>
        <w:spacing w:line="480" w:lineRule="auto"/>
      </w:pPr>
      <w:bookmarkStart w:id="287" w:name="age-at-diagnosis-aim-4"/>
      <w:bookmarkEnd w:id="286"/>
      <w:r>
        <w:t>Age at diagnosis among cases</w:t>
      </w:r>
    </w:p>
    <w:p w14:paraId="39E2EE6C" w14:textId="77777777" w:rsidR="008D1CEE" w:rsidRDefault="005D3AEE">
      <w:pPr>
        <w:pStyle w:val="FirstParagraph"/>
        <w:spacing w:line="480" w:lineRule="auto"/>
      </w:pPr>
      <w:r>
        <w:t>Among 7,996 cases, each standard deviation of Burden</w:t>
      </w:r>
      <w:r>
        <w:rPr>
          <w:vertAlign w:val="subscript"/>
        </w:rPr>
        <w:t>rare</w:t>
      </w:r>
      <w:r>
        <w:t xml:space="preserve"> was associated with diagnosis 1.72 years earlier (95% CI 1.43–2.00; </w:t>
      </w:r>
      <m:oMath>
        <m:r>
          <w:rPr>
            <w:rFonts w:ascii="Cambria Math" w:hAnsi="Cambria Math"/>
          </w:rPr>
          <m:t>P</m:t>
        </m:r>
        <m:r>
          <m:rPr>
            <m:sty m:val="p"/>
          </m:rPr>
          <w:rPr>
            <w:rFonts w:ascii="Cambria Math" w:hAnsi="Cambria Math"/>
          </w:rPr>
          <m:t>=</m:t>
        </m:r>
        <m:r>
          <w:rPr>
            <w:rFonts w:ascii="Cambria Math" w:hAnsi="Cambria Math"/>
          </w:rPr>
          <m:t>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32</m:t>
            </m:r>
          </m:sup>
        </m:sSup>
      </m:oMath>
      <w:r>
        <w:t xml:space="preserve">). Each standard deviation of PRS311 was associated with diagnosis 0.42 years earlier (0.17–0.67; </w:t>
      </w:r>
      <m:oMath>
        <m:r>
          <w:rPr>
            <w:rFonts w:ascii="Cambria Math" w:hAnsi="Cambria Math"/>
          </w:rPr>
          <m:t>P</m:t>
        </m:r>
        <m:r>
          <m:rPr>
            <m:sty m:val="p"/>
          </m:rPr>
          <w:rPr>
            <w:rFonts w:ascii="Cambria Math" w:hAnsi="Cambria Math"/>
          </w:rPr>
          <m:t>=</m:t>
        </m:r>
        <m:r>
          <w:rPr>
            <w:rFonts w:ascii="Cambria Math" w:hAnsi="Cambria Math"/>
          </w:rPr>
          <m:t>0.001</m:t>
        </m:r>
      </m:oMath>
      <w:r>
        <w:t>) (Table 3; Figure 5). Both scores together explained little of the variation in age at diagnosis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2.4%). Almost all of this came from burden: removing Burden</w:t>
      </w:r>
      <w:r>
        <w:rPr>
          <w:vertAlign w:val="subscript"/>
        </w:rPr>
        <w:t>rare</w:t>
      </w:r>
      <w:r>
        <w:t xml:space="preserve"> lowered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by 2.1 percentage points, and removing PRS311 by 0.1. Carrier frequency fell steadily with age at diagnosis, from 22.6% (16.7–29.8) in cases diagnosed before 35 years and 18.7% at 35–39 years to 2.8% (2.1–3.7) at 70 years or older (Figure 5c).</w:t>
      </w:r>
    </w:p>
    <w:p w14:paraId="51E182D2" w14:textId="77777777" w:rsidR="008D1CEE" w:rsidRDefault="005D3AEE">
      <w:pPr>
        <w:pStyle w:val="BodyText"/>
        <w:spacing w:line="480" w:lineRule="auto"/>
      </w:pPr>
      <w:r>
        <w:t>In exploratory analyses, cases diagnosed before 45 years were more often carriers than later-onset cases (13.8% vs 4.9%), but their mean PRS311 was the same (</w:t>
      </w:r>
      <m:oMath>
        <m:r>
          <w:rPr>
            <w:rFonts w:ascii="Cambria Math" w:hAnsi="Cambria Math"/>
          </w:rPr>
          <m:t>P</m:t>
        </m:r>
        <m:r>
          <m:rPr>
            <m:sty m:val="p"/>
          </m:rPr>
          <w:rPr>
            <w:rFonts w:ascii="Cambria Math" w:hAnsi="Cambria Math"/>
          </w:rPr>
          <m:t>=</m:t>
        </m:r>
        <m:r>
          <w:rPr>
            <w:rFonts w:ascii="Cambria Math" w:hAnsi="Cambria Math"/>
          </w:rPr>
          <m:t>0.76</m:t>
        </m:r>
      </m:oMath>
      <w:r>
        <w:t xml:space="preserve">). The association of PRS311 with age at diagnosis did not differ detectably between carriers and non-carriers (interaction </w:t>
      </w:r>
      <m:oMath>
        <m:r>
          <m:rPr>
            <m:sty m:val="p"/>
          </m:rPr>
          <w:rPr>
            <w:rFonts w:ascii="Cambria Math" w:hAnsi="Cambria Math"/>
          </w:rPr>
          <m:t>+</m:t>
        </m:r>
        <m:r>
          <w:rPr>
            <w:rFonts w:ascii="Cambria Math" w:hAnsi="Cambria Math"/>
          </w:rPr>
          <m:t>0.78</m:t>
        </m:r>
      </m:oMath>
      <w:r>
        <w:t xml:space="preserve"> years, </w:t>
      </w:r>
      <m:oMath>
        <m:r>
          <m:rPr>
            <m:sty m:val="p"/>
          </m:rPr>
          <w:rPr>
            <w:rFonts w:ascii="Cambria Math" w:hAnsi="Cambria Math"/>
          </w:rPr>
          <m:t>-</m:t>
        </m:r>
        <m:r>
          <w:rPr>
            <w:rFonts w:ascii="Cambria Math" w:hAnsi="Cambria Math"/>
          </w:rPr>
          <m:t>0.37</m:t>
        </m:r>
      </m:oMath>
      <w:r>
        <w:t xml:space="preserve"> to 1.92; Supplementary Table S6). Among cases, carriers were less common at the top than at the bottom of the PRS distribution (4.4% vs 9.9%), whereas in controls the two rates were similar (1.7% vs 1.8%). This is expected when two independent causes are conditioned on their common outcome, and it should not be read as a biological relationship between the scores.</w:t>
      </w:r>
    </w:p>
    <w:p w14:paraId="5364871B" w14:textId="77777777" w:rsidR="008D1CEE" w:rsidRDefault="005D3AEE">
      <w:pPr>
        <w:pStyle w:val="Heading2"/>
        <w:spacing w:line="480" w:lineRule="auto"/>
      </w:pPr>
      <w:bookmarkStart w:id="288" w:name="sensitivity-analyses"/>
      <w:bookmarkEnd w:id="287"/>
      <w:r>
        <w:lastRenderedPageBreak/>
        <w:t>Sensitivity analyses</w:t>
      </w:r>
    </w:p>
    <w:p w14:paraId="52A00853" w14:textId="77777777" w:rsidR="008D1CEE" w:rsidRDefault="005D3AEE">
      <w:pPr>
        <w:pStyle w:val="FirstParagraph"/>
        <w:spacing w:line="480" w:lineRule="auto"/>
      </w:pPr>
      <w:r>
        <w:t>All pre-specified sensitivity analyses gave estimates close to the primary ones (Figure 6; Supplementary Table S4). In the case-status analysis, the odds ratio per standard deviation ranged from 1.54 to 1.58 for PRS311 and from 1.24 to 1.27 for Burden</w:t>
      </w:r>
      <w:r>
        <w:rPr>
          <w:vertAlign w:val="subscript"/>
        </w:rPr>
        <w:t>rare</w:t>
      </w:r>
      <w:r>
        <w:t xml:space="preserve">. In the age-at-diagnosis analysis, the burden coefficient ranged from </w:t>
      </w:r>
      <m:oMath>
        <m:r>
          <m:rPr>
            <m:sty m:val="p"/>
          </m:rPr>
          <w:rPr>
            <w:rFonts w:ascii="Cambria Math" w:hAnsi="Cambria Math"/>
          </w:rPr>
          <m:t>-</m:t>
        </m:r>
        <m:r>
          <w:rPr>
            <w:rFonts w:ascii="Cambria Math" w:hAnsi="Cambria Math"/>
          </w:rPr>
          <m:t>1.70</m:t>
        </m:r>
      </m:oMath>
      <w:r>
        <w:t xml:space="preserve"> to </w:t>
      </w:r>
      <m:oMath>
        <m:r>
          <m:rPr>
            <m:sty m:val="p"/>
          </m:rPr>
          <w:rPr>
            <w:rFonts w:ascii="Cambria Math" w:hAnsi="Cambria Math"/>
          </w:rPr>
          <m:t>-</m:t>
        </m:r>
        <m:r>
          <w:rPr>
            <w:rFonts w:ascii="Cambria Math" w:hAnsi="Cambria Math"/>
          </w:rPr>
          <m:t>1.75</m:t>
        </m:r>
      </m:oMath>
      <w:r>
        <w:t xml:space="preserve"> years and the PRS coefficient from </w:t>
      </w:r>
      <m:oMath>
        <m:r>
          <m:rPr>
            <m:sty m:val="p"/>
          </m:rPr>
          <w:rPr>
            <w:rFonts w:ascii="Cambria Math" w:hAnsi="Cambria Math"/>
          </w:rPr>
          <m:t>-</m:t>
        </m:r>
        <m:r>
          <w:rPr>
            <w:rFonts w:ascii="Cambria Math" w:hAnsi="Cambria Math"/>
          </w:rPr>
          <m:t>0.36</m:t>
        </m:r>
      </m:oMath>
      <w:r>
        <w:t xml:space="preserve"> to </w:t>
      </w:r>
      <m:oMath>
        <m:r>
          <m:rPr>
            <m:sty m:val="p"/>
          </m:rPr>
          <w:rPr>
            <w:rFonts w:ascii="Cambria Math" w:hAnsi="Cambria Math"/>
          </w:rPr>
          <m:t>-</m:t>
        </m:r>
        <m:r>
          <w:rPr>
            <w:rFonts w:ascii="Cambria Math" w:hAnsi="Cambria Math"/>
          </w:rPr>
          <m:t>0.59</m:t>
        </m:r>
      </m:oMath>
      <w:r>
        <w:t xml:space="preserve"> years. Dropping </w:t>
      </w:r>
      <w:r>
        <w:rPr>
          <w:i/>
          <w:iCs/>
        </w:rPr>
        <w:t>MAP3K1</w:t>
      </w:r>
      <w:r>
        <w:t xml:space="preserve"> changed no estimate by more than 0.01.</w:t>
      </w:r>
    </w:p>
    <w:p w14:paraId="606C391C" w14:textId="77777777" w:rsidR="008D1CEE" w:rsidRDefault="005D3AEE">
      <w:pPr>
        <w:pStyle w:val="Heading1"/>
        <w:spacing w:line="480" w:lineRule="auto"/>
      </w:pPr>
      <w:bookmarkStart w:id="289" w:name="discussion"/>
      <w:bookmarkEnd w:id="283"/>
      <w:bookmarkEnd w:id="288"/>
      <w:r>
        <w:t>Discussion</w:t>
      </w:r>
    </w:p>
    <w:p w14:paraId="32D7C2A9" w14:textId="1DE74445" w:rsidR="008D1CEE" w:rsidRDefault="005D3AEE">
      <w:pPr>
        <w:pStyle w:val="FirstParagraph"/>
        <w:spacing w:line="480" w:lineRule="auto"/>
      </w:pPr>
      <w:r>
        <w:t>In 143,255 women of genetically inferred European ancestry in All of Us, PRS311 and a weighted burden of PTVs in ten susceptibility genes were uncorrelated in controls, yet each added to case-status discrimination. Their joint effects were close to multiplicative, with a small negative interaction. Among cases, greater rare-variant burden was associated with earlier diagnosis, whereas the PRS association was smaller. Together, the two scores explained only a small proportion of variation in age at diagnosis</w:t>
      </w:r>
      <w:r>
        <w:t>.</w:t>
      </w:r>
    </w:p>
    <w:p w14:paraId="1A539EEB" w14:textId="77777777" w:rsidR="008D1CEE" w:rsidRDefault="005D3AEE">
      <w:pPr>
        <w:pStyle w:val="BodyText"/>
        <w:spacing w:line="480" w:lineRule="auto"/>
      </w:pPr>
      <w:r>
        <w:t>Our per-standard-deviation PRS odds ratio of 1.55 is close to the 1.61 reported for PRS313 in the BCAC validation</w:t>
      </w:r>
      <w:r>
        <w:rPr>
          <w:vertAlign w:val="superscript"/>
        </w:rPr>
        <w:t>[1]</w:t>
      </w:r>
      <w:r>
        <w:t>. It was obtained in a cohort defined from EHR codes rather than a research case-control design. The odds ratios by burden category are consistent with the gene-level estimates used as weights</w:t>
      </w:r>
      <w:r>
        <w:rPr>
          <w:vertAlign w:val="superscript"/>
        </w:rPr>
        <w:t>[2,3]</w:t>
      </w:r>
      <w:r>
        <w:t>. This agreement is expected in part, because the weights were taken from those studies, but it indicates that case ascertainment from the EHR did not badly distort the relative risks. The sub-multiplicative interaction agrees with reports that the relative effect of PRS is somewhat attenuated among carriers of high-penetrance variants</w:t>
      </w:r>
      <w:r>
        <w:rPr>
          <w:vertAlign w:val="superscript"/>
        </w:rPr>
        <w:t>[4–6]</w:t>
      </w:r>
      <w:r>
        <w:t>. In practical terms, a purely multiplicative model may slightly overstate risk for carriers who also have a high PRS.</w:t>
      </w:r>
    </w:p>
    <w:p w14:paraId="150468D4" w14:textId="4C32D89E" w:rsidR="008D1CEE" w:rsidRDefault="005D3AEE">
      <w:pPr>
        <w:pStyle w:val="BodyText"/>
        <w:spacing w:line="480" w:lineRule="auto"/>
      </w:pPr>
      <w:r>
        <w:lastRenderedPageBreak/>
        <w:t>The stronger association of rare-variant burden with age at diagnosis is consistent with prior evidence that carriers of high-penetrance PTVs tend to be diagnosed younger</w:t>
      </w:r>
      <w:r>
        <w:rPr>
          <w:vertAlign w:val="superscript"/>
        </w:rPr>
        <w:t>[8]</w:t>
      </w:r>
      <w:r>
        <w:t>. The small continuous PRS association, together with no detectable difference in mean PRS between early- and later-onset cases, suggests a more modest association of common-variant risk with timing in this cohort.</w:t>
      </w:r>
    </w:p>
    <w:p w14:paraId="65363D1E" w14:textId="77777777" w:rsidR="008D1CEE" w:rsidRDefault="005D3AEE">
      <w:pPr>
        <w:pStyle w:val="BodyText"/>
        <w:spacing w:line="480" w:lineRule="auto"/>
      </w:pPr>
      <w:r>
        <w:t xml:space="preserve">This study has several limitations. First, it is restricted to genetically inferred European ancestry. The 0.75 posterior threshold excludes admixed participants, mostly at the boundary between European and Middle Eastern ancestry, so the exclusion is not random. The findings may not generalise to other ancestries, which will be addressed in follow-up work. Second, phenotypes come from EHR records: age at diagnosis may be misdated, prevalent cases diagnosed before EHR follow-up are only partly removed, and </w:t>
      </w:r>
      <w:r>
        <w:t>controls may include undiagnosed or unrecorded cases. Third, the covariate-only AUC is inflated by differences in EHR follow-up between cases and controls, so we emphasise increments rather than absolute discrimination. Fourth, carriers of PTVs in two or more genes and carriers in the rarest genes (</w:t>
      </w:r>
      <w:r>
        <w:rPr>
          <w:i/>
          <w:iCs/>
        </w:rPr>
        <w:t>TP53</w:t>
      </w:r>
      <w:r>
        <w:t xml:space="preserve">, </w:t>
      </w:r>
      <w:r>
        <w:rPr>
          <w:i/>
          <w:iCs/>
        </w:rPr>
        <w:t>RAD51C</w:t>
      </w:r>
      <w:r>
        <w:t xml:space="preserve">, </w:t>
      </w:r>
      <w:r>
        <w:rPr>
          <w:i/>
          <w:iCs/>
        </w:rPr>
        <w:t>RAD51D</w:t>
      </w:r>
      <w:r>
        <w:t xml:space="preserve">, </w:t>
      </w:r>
      <w:r>
        <w:rPr>
          <w:i/>
          <w:iCs/>
        </w:rPr>
        <w:t>MAP3K1</w:t>
      </w:r>
      <w:r>
        <w:t xml:space="preserve">) were too few for gene-specific inference, and the </w:t>
      </w:r>
      <w:r>
        <w:rPr>
          <w:i/>
          <w:iCs/>
        </w:rPr>
        <w:t>MAP3K1</w:t>
      </w:r>
      <w:r>
        <w:t xml:space="preserve"> weight is imprecise and derived in part from cohorts that may overlap with </w:t>
      </w:r>
      <w:r>
        <w:rPr>
          <w:i/>
          <w:iCs/>
        </w:rPr>
        <w:t>All of Us</w:t>
      </w:r>
      <w:r>
        <w:t>. Fifth, missense variants were not included in the burden score. Finally, the analysis plan was fixed before this cohort was analysed but after an earlier version of the analysis in a related cohort, so it was pre-specified but not blinded.</w:t>
      </w:r>
    </w:p>
    <w:p w14:paraId="6CD39943" w14:textId="77777777" w:rsidR="008D1CEE" w:rsidRDefault="005D3AEE">
      <w:pPr>
        <w:pStyle w:val="BodyText"/>
        <w:spacing w:line="480" w:lineRule="auto"/>
      </w:pPr>
      <w:r>
        <w:t>In summary, common and rare germline variation contribute largely independent information on breast cancer risk in a large US EHR-linked cohort, and rare PTV burden is the stronger marker of early onset.</w:t>
      </w:r>
    </w:p>
    <w:p w14:paraId="0CAB98BA" w14:textId="77777777" w:rsidR="008D1CEE" w:rsidRDefault="005D3AEE">
      <w:pPr>
        <w:pStyle w:val="Heading1"/>
        <w:spacing w:line="480" w:lineRule="auto"/>
      </w:pPr>
      <w:bookmarkStart w:id="290" w:name="declarations"/>
      <w:bookmarkEnd w:id="289"/>
      <w:r>
        <w:lastRenderedPageBreak/>
        <w:t>Declarations</w:t>
      </w:r>
    </w:p>
    <w:p w14:paraId="2E0ED4F0" w14:textId="77777777" w:rsidR="008D1CEE" w:rsidRDefault="005D3AEE">
      <w:pPr>
        <w:pStyle w:val="FirstParagraph"/>
        <w:spacing w:line="480" w:lineRule="auto"/>
      </w:pPr>
      <w:r>
        <w:rPr>
          <w:b/>
          <w:bCs/>
        </w:rPr>
        <w:t>Acknowledgements.</w:t>
      </w:r>
      <w:r>
        <w:t xml:space="preserve"> </w:t>
      </w:r>
      <w:r>
        <w:rPr>
          <w:b/>
          <w:bCs/>
        </w:rPr>
        <w:t xml:space="preserve">[Insert the </w:t>
      </w:r>
      <w:r>
        <w:rPr>
          <w:b/>
          <w:bCs/>
          <w:i/>
          <w:iCs/>
        </w:rPr>
        <w:t>All of Us</w:t>
      </w:r>
      <w:r>
        <w:rPr>
          <w:b/>
          <w:bCs/>
        </w:rPr>
        <w:t xml:space="preserve"> Research Program acknowledgement verbatim from the program’s “How to acknowledge and cite” guidance, including the NIH grant numbers it lists, and thank the participants.]</w:t>
      </w:r>
    </w:p>
    <w:p w14:paraId="0A0BCBF7" w14:textId="77777777" w:rsidR="008D1CEE" w:rsidRDefault="005D3AEE">
      <w:pPr>
        <w:pStyle w:val="BodyText"/>
        <w:spacing w:line="480" w:lineRule="auto"/>
      </w:pPr>
      <w:r>
        <w:rPr>
          <w:b/>
          <w:bCs/>
        </w:rPr>
        <w:t>Data availability.</w:t>
      </w:r>
      <w:r>
        <w:t xml:space="preserve"> Individual-level data are available to registered researchers through the </w:t>
      </w:r>
      <w:r>
        <w:rPr>
          <w:i/>
          <w:iCs/>
        </w:rPr>
        <w:t>All of Us</w:t>
      </w:r>
      <w:r>
        <w:t xml:space="preserve"> Researcher Workbench (controlled tier, CDR C2025Q4R6). Aggregate results that meet the dissemination policy and the analysis code are available at </w:t>
      </w:r>
      <w:hyperlink r:id="rId14">
        <w:r w:rsidR="008D1CEE">
          <w:rPr>
            <w:rStyle w:val="Hyperlink"/>
          </w:rPr>
          <w:t>https://github.com/martina-yu/AoU_Comr</w:t>
        </w:r>
      </w:hyperlink>
      <w:r>
        <w:t>.</w:t>
      </w:r>
    </w:p>
    <w:p w14:paraId="019C6EDE" w14:textId="77777777" w:rsidR="008D1CEE" w:rsidRDefault="005D3AEE">
      <w:pPr>
        <w:pStyle w:val="BodyText"/>
        <w:spacing w:line="480" w:lineRule="auto"/>
      </w:pPr>
      <w:r>
        <w:rPr>
          <w:b/>
          <w:bCs/>
        </w:rPr>
        <w:t>Ethics.</w:t>
      </w:r>
      <w:r>
        <w:t xml:space="preserve"> </w:t>
      </w:r>
      <w:r>
        <w:rPr>
          <w:b/>
          <w:bCs/>
        </w:rPr>
        <w:t xml:space="preserve">[Statement on </w:t>
      </w:r>
      <w:r>
        <w:rPr>
          <w:b/>
          <w:bCs/>
          <w:i/>
          <w:iCs/>
        </w:rPr>
        <w:t>All of Us</w:t>
      </w:r>
      <w:r>
        <w:rPr>
          <w:b/>
          <w:bCs/>
        </w:rPr>
        <w:t xml:space="preserve"> IRB oversight and participant consent.]</w:t>
      </w:r>
    </w:p>
    <w:p w14:paraId="6955ED99" w14:textId="77777777" w:rsidR="008D1CEE" w:rsidRDefault="005D3AEE">
      <w:pPr>
        <w:pStyle w:val="BodyText"/>
        <w:spacing w:line="480" w:lineRule="auto"/>
      </w:pPr>
      <w:r>
        <w:rPr>
          <w:b/>
          <w:bCs/>
        </w:rPr>
        <w:t>Funding.</w:t>
      </w:r>
      <w:r>
        <w:t xml:space="preserve"> </w:t>
      </w:r>
      <w:r>
        <w:rPr>
          <w:b/>
          <w:bCs/>
        </w:rPr>
        <w:t>[Funders and grant numbers.]</w:t>
      </w:r>
    </w:p>
    <w:p w14:paraId="2088F435" w14:textId="77777777" w:rsidR="008D1CEE" w:rsidRDefault="005D3AEE">
      <w:pPr>
        <w:pStyle w:val="BodyText"/>
        <w:spacing w:line="480" w:lineRule="auto"/>
      </w:pPr>
      <w:r>
        <w:rPr>
          <w:b/>
          <w:bCs/>
        </w:rPr>
        <w:t>Competing interests.</w:t>
      </w:r>
      <w:r>
        <w:t xml:space="preserve"> </w:t>
      </w:r>
      <w:r>
        <w:rPr>
          <w:b/>
          <w:bCs/>
        </w:rPr>
        <w:t>[To be completed.]</w:t>
      </w:r>
    </w:p>
    <w:p w14:paraId="410D4A3A" w14:textId="77777777" w:rsidR="008D1CEE" w:rsidRDefault="005D3AEE">
      <w:pPr>
        <w:pStyle w:val="BodyText"/>
        <w:spacing w:line="480" w:lineRule="auto"/>
      </w:pPr>
      <w:r>
        <w:rPr>
          <w:b/>
          <w:bCs/>
        </w:rPr>
        <w:t>Author contributions.</w:t>
      </w:r>
      <w:r>
        <w:t xml:space="preserve"> </w:t>
      </w:r>
      <w:r>
        <w:rPr>
          <w:b/>
          <w:bCs/>
        </w:rPr>
        <w:t>[To be completed.]</w:t>
      </w:r>
    </w:p>
    <w:p w14:paraId="35E57D05" w14:textId="77777777" w:rsidR="008D1CEE" w:rsidRDefault="005D3AEE">
      <w:pPr>
        <w:pStyle w:val="Heading1"/>
        <w:spacing w:line="480" w:lineRule="auto"/>
      </w:pPr>
      <w:bookmarkStart w:id="291" w:name="references"/>
      <w:bookmarkEnd w:id="290"/>
      <w:r>
        <w:t>References</w:t>
      </w:r>
    </w:p>
    <w:p w14:paraId="3FF9FC83" w14:textId="77777777" w:rsidR="008D1CEE" w:rsidRDefault="005D3AEE">
      <w:pPr>
        <w:pStyle w:val="FirstParagraph"/>
        <w:spacing w:line="480" w:lineRule="auto"/>
      </w:pPr>
      <w:r>
        <w:t xml:space="preserve">1. Mavaddat N, Michailidou K, Dennis J, et al. Polygenic risk scores for prediction of breast cancer and breast cancer subtypes. </w:t>
      </w:r>
      <w:r>
        <w:rPr>
          <w:i/>
          <w:iCs/>
        </w:rPr>
        <w:t>Am J Hum Genet</w:t>
      </w:r>
      <w:r>
        <w:t>. 2019;104(1):21–34.</w:t>
      </w:r>
    </w:p>
    <w:p w14:paraId="7459034E" w14:textId="77777777" w:rsidR="008D1CEE" w:rsidRDefault="005D3AEE">
      <w:pPr>
        <w:pStyle w:val="BodyText"/>
        <w:spacing w:line="480" w:lineRule="auto"/>
      </w:pPr>
      <w:r>
        <w:t xml:space="preserve">2. Breast Cancer Association Consortium; Dorling L, Carvalho S, Allen J, et al. Breast cancer risk genes—association analysis in more than 113,000 women. </w:t>
      </w:r>
      <w:r>
        <w:rPr>
          <w:i/>
          <w:iCs/>
        </w:rPr>
        <w:t>N Engl J Med</w:t>
      </w:r>
      <w:r>
        <w:t>. 2021;384(5):428–439.</w:t>
      </w:r>
    </w:p>
    <w:p w14:paraId="15E0BFC0" w14:textId="77777777" w:rsidR="008D1CEE" w:rsidRDefault="005D3AEE">
      <w:pPr>
        <w:pStyle w:val="BodyText"/>
        <w:spacing w:line="480" w:lineRule="auto"/>
      </w:pPr>
      <w:r>
        <w:t xml:space="preserve">3. Hu C, Hart SN, Gnanaolivu R, et al. A population-based study of genes previously implicated in breast cancer. </w:t>
      </w:r>
      <w:r>
        <w:rPr>
          <w:i/>
          <w:iCs/>
        </w:rPr>
        <w:t>N Engl J Med</w:t>
      </w:r>
      <w:r>
        <w:t>. 2021;384(5):440–451.</w:t>
      </w:r>
    </w:p>
    <w:p w14:paraId="6A28D854" w14:textId="77777777" w:rsidR="008D1CEE" w:rsidRDefault="005D3AEE">
      <w:pPr>
        <w:pStyle w:val="BodyText"/>
        <w:spacing w:line="480" w:lineRule="auto"/>
      </w:pPr>
      <w:r>
        <w:lastRenderedPageBreak/>
        <w:t xml:space="preserve">4. Kuchenbaecker KB, McGuffog L, Barrowdale D, et al. Evaluation of polygenic risk scores for breast and ovarian cancer risk prediction in BRCA1 and BRCA2 mutation carriers. </w:t>
      </w:r>
      <w:r>
        <w:rPr>
          <w:i/>
          <w:iCs/>
        </w:rPr>
        <w:t>J Natl Cancer Inst</w:t>
      </w:r>
      <w:r>
        <w:t>. 2017;109(7):djw302.</w:t>
      </w:r>
    </w:p>
    <w:p w14:paraId="3BFFF578" w14:textId="77777777" w:rsidR="008D1CEE" w:rsidRDefault="005D3AEE">
      <w:pPr>
        <w:pStyle w:val="BodyText"/>
        <w:spacing w:line="480" w:lineRule="auto"/>
      </w:pPr>
      <w:r>
        <w:t xml:space="preserve">5. Barnes DR, Rookus MA, McGuffog L, et al. Polygenic risk scores and breast and epithelial ovarian cancer risks for carriers of BRCA1 and BRCA2 pathogenic variants. </w:t>
      </w:r>
      <w:r>
        <w:rPr>
          <w:i/>
          <w:iCs/>
        </w:rPr>
        <w:t>Genet Med</w:t>
      </w:r>
      <w:r>
        <w:t>. 2020;22(10):1653–1666.</w:t>
      </w:r>
    </w:p>
    <w:p w14:paraId="6578C619" w14:textId="77777777" w:rsidR="008D1CEE" w:rsidRDefault="005D3AEE">
      <w:pPr>
        <w:pStyle w:val="BodyText"/>
        <w:spacing w:line="480" w:lineRule="auto"/>
      </w:pPr>
      <w:r>
        <w:t xml:space="preserve">6. Gallagher S, Hughes E, Wagner S, et al. Association of a polygenic risk score with breast cancer among women carriers of high- and moderate-risk breast cancer genes. </w:t>
      </w:r>
      <w:r>
        <w:rPr>
          <w:i/>
          <w:iCs/>
        </w:rPr>
        <w:t>JAMA Netw Open</w:t>
      </w:r>
      <w:r>
        <w:t>. 2020;3(7):e208501.</w:t>
      </w:r>
    </w:p>
    <w:p w14:paraId="65548E30" w14:textId="77777777" w:rsidR="008D1CEE" w:rsidRDefault="005D3AEE">
      <w:pPr>
        <w:pStyle w:val="BodyText"/>
        <w:spacing w:line="480" w:lineRule="auto"/>
      </w:pPr>
      <w:r>
        <w:t xml:space="preserve">7. Fahed AC, Wang M, Homburger JR, et al. Polygenic background modifies penetrance of monogenic variants for tier 1 genomic conditions. </w:t>
      </w:r>
      <w:r>
        <w:rPr>
          <w:i/>
          <w:iCs/>
        </w:rPr>
        <w:t>Nat Commun</w:t>
      </w:r>
      <w:r>
        <w:t>. 2020;11(1):3635.</w:t>
      </w:r>
    </w:p>
    <w:p w14:paraId="77DFB0DC" w14:textId="77777777" w:rsidR="008D1CEE" w:rsidRDefault="005D3AEE">
      <w:pPr>
        <w:pStyle w:val="BodyText"/>
        <w:spacing w:line="480" w:lineRule="auto"/>
      </w:pPr>
      <w:r>
        <w:t xml:space="preserve">8. Mars N, Widén E, Kerminen S, et al. The role of polygenic risk and susceptibility genes in breast cancer over the course of life. </w:t>
      </w:r>
      <w:r>
        <w:rPr>
          <w:i/>
          <w:iCs/>
        </w:rPr>
        <w:t>Nat Commun</w:t>
      </w:r>
      <w:r>
        <w:t>. 2020;11(1):6383.</w:t>
      </w:r>
    </w:p>
    <w:p w14:paraId="5B90D790" w14:textId="77777777" w:rsidR="008D1CEE" w:rsidRDefault="005D3AEE">
      <w:pPr>
        <w:pStyle w:val="BodyText"/>
        <w:spacing w:line="480" w:lineRule="auto"/>
      </w:pPr>
      <w:r>
        <w:t xml:space="preserve">9. The All of Us Research Program Investigators. The “All of Us” Research Program. </w:t>
      </w:r>
      <w:r>
        <w:rPr>
          <w:i/>
          <w:iCs/>
        </w:rPr>
        <w:t>N Engl J Med</w:t>
      </w:r>
      <w:r>
        <w:t>. 2019;381(7):668–676.</w:t>
      </w:r>
    </w:p>
    <w:p w14:paraId="5EAAA1E0" w14:textId="77777777" w:rsidR="008D1CEE" w:rsidRDefault="005D3AEE">
      <w:pPr>
        <w:pStyle w:val="BodyText"/>
        <w:spacing w:line="480" w:lineRule="auto"/>
      </w:pPr>
      <w:r>
        <w:t xml:space="preserve">10. The All of Us Research Program Genomics Investigators. Genomic data in the All of Us Research Program. </w:t>
      </w:r>
      <w:r>
        <w:rPr>
          <w:i/>
          <w:iCs/>
        </w:rPr>
        <w:t>Nature</w:t>
      </w:r>
      <w:r>
        <w:t>. 2024;627(8003):340–346.</w:t>
      </w:r>
    </w:p>
    <w:p w14:paraId="53110429" w14:textId="77777777" w:rsidR="008D1CEE" w:rsidRDefault="005D3AEE">
      <w:pPr>
        <w:pStyle w:val="BodyText"/>
        <w:spacing w:line="480" w:lineRule="auto"/>
      </w:pPr>
      <w:r>
        <w:t xml:space="preserve">11. Manichaikul A, Mychaleckyj JC, Rich SS, Daly K, Sale M, Chen WM. Robust relationship inference in genome-wide association studies. </w:t>
      </w:r>
      <w:r>
        <w:rPr>
          <w:i/>
          <w:iCs/>
        </w:rPr>
        <w:t>Bioinformatics</w:t>
      </w:r>
      <w:r>
        <w:t>. 2010;26(22):2867–2873.</w:t>
      </w:r>
    </w:p>
    <w:p w14:paraId="4ED9876A" w14:textId="77777777" w:rsidR="008D1CEE" w:rsidRDefault="005D3AEE">
      <w:pPr>
        <w:pStyle w:val="BodyText"/>
        <w:spacing w:line="480" w:lineRule="auto"/>
      </w:pPr>
      <w:r>
        <w:t xml:space="preserve">12. Lambert SA, Gil L, Jupp S, et al. The Polygenic Score Catalog as an open database for reproducibility and systematic evaluation. </w:t>
      </w:r>
      <w:r>
        <w:rPr>
          <w:i/>
          <w:iCs/>
        </w:rPr>
        <w:t>Nat Genet</w:t>
      </w:r>
      <w:r>
        <w:t>. 2021;53(4):420–425.</w:t>
      </w:r>
    </w:p>
    <w:p w14:paraId="0A2CC447" w14:textId="77777777" w:rsidR="008D1CEE" w:rsidRDefault="005D3AEE">
      <w:pPr>
        <w:pStyle w:val="BodyText"/>
        <w:spacing w:line="480" w:lineRule="auto"/>
      </w:pPr>
      <w:r>
        <w:lastRenderedPageBreak/>
        <w:t xml:space="preserve">13. Collister JA, Smith-Byrne K, Atkins J, et al. Meta-analysis of exome-wide gene burden analysis of breast cancer susceptibility genes. </w:t>
      </w:r>
      <w:r>
        <w:rPr>
          <w:i/>
          <w:iCs/>
        </w:rPr>
        <w:t>npj Breast Cancer</w:t>
      </w:r>
      <w:r>
        <w:t>. 2025;11:111.</w:t>
      </w:r>
    </w:p>
    <w:p w14:paraId="7272984E" w14:textId="77777777" w:rsidR="008D1CEE" w:rsidRDefault="005D3AEE">
      <w:pPr>
        <w:pStyle w:val="BodyText"/>
        <w:spacing w:line="480" w:lineRule="auto"/>
      </w:pPr>
      <w:r>
        <w:t xml:space="preserve">14. Karczewski KJ, Francioli LC, Tiao G, et al. The mutational constraint spectrum quantified from variation in 141,456 humans. </w:t>
      </w:r>
      <w:r>
        <w:rPr>
          <w:i/>
          <w:iCs/>
        </w:rPr>
        <w:t>Nature</w:t>
      </w:r>
      <w:r>
        <w:t>. 2020;581(7809):434–443.</w:t>
      </w:r>
    </w:p>
    <w:p w14:paraId="3149D13D" w14:textId="77777777" w:rsidR="008D1CEE" w:rsidRDefault="005D3AEE">
      <w:pPr>
        <w:pStyle w:val="BodyText"/>
        <w:spacing w:line="480" w:lineRule="auto"/>
      </w:pPr>
      <w:r>
        <w:t xml:space="preserve">15. DeLong ER, DeLong DM, Clarke-Pearson DL. Comparing the areas under two or more correlated receiver operating characteristic curves: a nonparametric approach. </w:t>
      </w:r>
      <w:r>
        <w:rPr>
          <w:i/>
          <w:iCs/>
        </w:rPr>
        <w:t>Biometrics</w:t>
      </w:r>
      <w:r>
        <w:t>. 1988;44(3):837–845.</w:t>
      </w:r>
    </w:p>
    <w:p w14:paraId="77ECD006" w14:textId="77777777" w:rsidR="008D1CEE" w:rsidRDefault="005D3AEE">
      <w:pPr>
        <w:pStyle w:val="BodyText"/>
        <w:spacing w:line="480" w:lineRule="auto"/>
      </w:pPr>
      <w:r>
        <w:t xml:space="preserve">16. Mazzarotto F, Gennarelli M, Murray G, Osimo EF. The complementary roles of rare variant burden scores and common variant polygenic risk scores in genetic risk prediction of complex disorders. </w:t>
      </w:r>
      <w:r>
        <w:rPr>
          <w:i/>
          <w:iCs/>
        </w:rPr>
        <w:t>bioRxiv</w:t>
      </w:r>
      <w:r>
        <w:t>. 2025. doi:10.1101/2025.09.15.676308.</w:t>
      </w:r>
    </w:p>
    <w:p w14:paraId="52F55F3A" w14:textId="77777777" w:rsidR="008D1CEE" w:rsidRDefault="005D3AEE">
      <w:pPr>
        <w:pStyle w:val="BodyText"/>
        <w:spacing w:line="480" w:lineRule="auto"/>
      </w:pPr>
      <w:r>
        <w:t xml:space="preserve">17. Chang CC, Chow CC, Tellier LC, Vattikuti S, Purcell SM, Lee JJ. Second-generation PLINK: rising to the challenge of larger and richer datasets. </w:t>
      </w:r>
      <w:r>
        <w:rPr>
          <w:i/>
          <w:iCs/>
        </w:rPr>
        <w:t>GigaScience</w:t>
      </w:r>
      <w:r>
        <w:t>. 2015;4:7.</w:t>
      </w:r>
    </w:p>
    <w:p w14:paraId="2A53273D" w14:textId="77777777" w:rsidR="008D1CEE" w:rsidRDefault="005D3AEE">
      <w:pPr>
        <w:pStyle w:val="Heading1"/>
        <w:pageBreakBefore/>
        <w:spacing w:line="480" w:lineRule="auto"/>
      </w:pPr>
      <w:bookmarkStart w:id="292" w:name="tables"/>
      <w:bookmarkEnd w:id="291"/>
      <w:r>
        <w:lastRenderedPageBreak/>
        <w:t>Tables</w:t>
      </w:r>
    </w:p>
    <w:p w14:paraId="5315099A" w14:textId="77777777" w:rsidR="008D1CEE" w:rsidRPr="002B5655" w:rsidRDefault="005D3AEE">
      <w:pPr>
        <w:pStyle w:val="TableCaption"/>
        <w:spacing w:line="480" w:lineRule="auto"/>
        <w:rPr>
          <w:i w:val="0"/>
          <w:iCs/>
        </w:rPr>
      </w:pPr>
      <w:r w:rsidRPr="002B5655">
        <w:rPr>
          <w:b/>
          <w:bCs/>
          <w:i w:val="0"/>
          <w:iCs/>
        </w:rPr>
        <w:t>Table 1.</w:t>
      </w:r>
      <w:r w:rsidRPr="002B5655">
        <w:rPr>
          <w:i w:val="0"/>
          <w:iCs/>
        </w:rPr>
        <w:t xml:space="preserve"> Characteristics of the study cohort. Counts between 1 and 19, and cells from which such a count could be derived, are suppressed.</w:t>
      </w:r>
    </w:p>
    <w:tbl>
      <w:tblPr>
        <w:tblStyle w:val="Table"/>
        <w:tblW w:w="0" w:type="auto"/>
        <w:tblBorders>
          <w:top w:val="single" w:sz="4" w:space="0" w:color="000000"/>
          <w:bottom w:val="single" w:sz="4" w:space="0" w:color="000000"/>
          <w:insideH w:val="single" w:sz="4" w:space="0" w:color="000000"/>
        </w:tblBorders>
        <w:tblLook w:val="0020" w:firstRow="1" w:lastRow="0" w:firstColumn="0" w:lastColumn="0" w:noHBand="0" w:noVBand="0"/>
      </w:tblPr>
      <w:tblGrid>
        <w:gridCol w:w="3621"/>
        <w:gridCol w:w="1461"/>
        <w:gridCol w:w="1661"/>
        <w:gridCol w:w="1901"/>
      </w:tblGrid>
      <w:tr w:rsidR="008D1CEE" w14:paraId="30AF6835" w14:textId="77777777" w:rsidTr="008D1CEE">
        <w:trPr>
          <w:cnfStyle w:val="100000000000" w:firstRow="1" w:lastRow="0" w:firstColumn="0" w:lastColumn="0" w:oddVBand="0" w:evenVBand="0" w:oddHBand="0" w:evenHBand="0" w:firstRowFirstColumn="0" w:firstRowLastColumn="0" w:lastRowFirstColumn="0" w:lastRowLastColumn="0"/>
          <w:tblHeader/>
        </w:trPr>
        <w:tc>
          <w:tcPr>
            <w:tcW w:w="0" w:type="auto"/>
          </w:tcPr>
          <w:p w14:paraId="691E4CDB" w14:textId="77777777" w:rsidR="008D1CEE" w:rsidRDefault="008D1CEE">
            <w:pPr>
              <w:pStyle w:val="Compact"/>
            </w:pPr>
          </w:p>
        </w:tc>
        <w:tc>
          <w:tcPr>
            <w:tcW w:w="0" w:type="auto"/>
          </w:tcPr>
          <w:p w14:paraId="4A776DB0" w14:textId="77777777" w:rsidR="008D1CEE" w:rsidRDefault="005D3AEE">
            <w:pPr>
              <w:pStyle w:val="Compact"/>
            </w:pPr>
            <w:r>
              <w:rPr>
                <w:sz w:val="18"/>
              </w:rPr>
              <w:t>Case-status cases</w:t>
            </w:r>
          </w:p>
        </w:tc>
        <w:tc>
          <w:tcPr>
            <w:tcW w:w="0" w:type="auto"/>
          </w:tcPr>
          <w:p w14:paraId="62B7C3A4" w14:textId="77777777" w:rsidR="008D1CEE" w:rsidRDefault="005D3AEE">
            <w:pPr>
              <w:pStyle w:val="Compact"/>
            </w:pPr>
            <w:r>
              <w:rPr>
                <w:sz w:val="18"/>
              </w:rPr>
              <w:t>Case-status controls</w:t>
            </w:r>
          </w:p>
        </w:tc>
        <w:tc>
          <w:tcPr>
            <w:tcW w:w="0" w:type="auto"/>
          </w:tcPr>
          <w:p w14:paraId="3ED94817" w14:textId="77777777" w:rsidR="008D1CEE" w:rsidRDefault="005D3AEE">
            <w:pPr>
              <w:pStyle w:val="Compact"/>
            </w:pPr>
            <w:r>
              <w:rPr>
                <w:sz w:val="18"/>
              </w:rPr>
              <w:t>Age-analysis cases</w:t>
            </w:r>
          </w:p>
        </w:tc>
      </w:tr>
      <w:tr w:rsidR="008D1CEE" w14:paraId="35316E44" w14:textId="77777777">
        <w:tc>
          <w:tcPr>
            <w:tcW w:w="0" w:type="auto"/>
          </w:tcPr>
          <w:p w14:paraId="543D8887" w14:textId="77777777" w:rsidR="008D1CEE" w:rsidRDefault="005D3AEE">
            <w:pPr>
              <w:pStyle w:val="Compact"/>
            </w:pPr>
            <w:r>
              <w:rPr>
                <w:sz w:val="18"/>
              </w:rPr>
              <w:t>N</w:t>
            </w:r>
          </w:p>
        </w:tc>
        <w:tc>
          <w:tcPr>
            <w:tcW w:w="0" w:type="auto"/>
          </w:tcPr>
          <w:p w14:paraId="57AB83A0" w14:textId="77777777" w:rsidR="008D1CEE" w:rsidRDefault="005D3AEE">
            <w:pPr>
              <w:pStyle w:val="Compact"/>
            </w:pPr>
            <w:r>
              <w:rPr>
                <w:sz w:val="18"/>
              </w:rPr>
              <w:t>8,528</w:t>
            </w:r>
          </w:p>
        </w:tc>
        <w:tc>
          <w:tcPr>
            <w:tcW w:w="0" w:type="auto"/>
          </w:tcPr>
          <w:p w14:paraId="69E57022" w14:textId="77777777" w:rsidR="008D1CEE" w:rsidRDefault="005D3AEE">
            <w:pPr>
              <w:pStyle w:val="Compact"/>
            </w:pPr>
            <w:r>
              <w:rPr>
                <w:sz w:val="18"/>
              </w:rPr>
              <w:t>134,727</w:t>
            </w:r>
          </w:p>
        </w:tc>
        <w:tc>
          <w:tcPr>
            <w:tcW w:w="0" w:type="auto"/>
          </w:tcPr>
          <w:p w14:paraId="220BAE7B" w14:textId="77777777" w:rsidR="008D1CEE" w:rsidRDefault="005D3AEE">
            <w:pPr>
              <w:pStyle w:val="Compact"/>
            </w:pPr>
            <w:r>
              <w:rPr>
                <w:sz w:val="18"/>
              </w:rPr>
              <w:t>7,996</w:t>
            </w:r>
          </w:p>
        </w:tc>
      </w:tr>
      <w:tr w:rsidR="008D1CEE" w14:paraId="1B7DC85D" w14:textId="77777777">
        <w:tc>
          <w:tcPr>
            <w:tcW w:w="0" w:type="auto"/>
          </w:tcPr>
          <w:p w14:paraId="445FE86A" w14:textId="77777777" w:rsidR="008D1CEE" w:rsidRDefault="005D3AEE">
            <w:pPr>
              <w:pStyle w:val="Compact"/>
            </w:pPr>
            <w:r>
              <w:rPr>
                <w:sz w:val="18"/>
              </w:rPr>
              <w:t>Age at diagnosis, years, mean (SD)</w:t>
            </w:r>
          </w:p>
        </w:tc>
        <w:tc>
          <w:tcPr>
            <w:tcW w:w="0" w:type="auto"/>
          </w:tcPr>
          <w:p w14:paraId="2E640FD0" w14:textId="77777777" w:rsidR="008D1CEE" w:rsidRDefault="005D3AEE">
            <w:pPr>
              <w:pStyle w:val="Compact"/>
            </w:pPr>
            <w:r>
              <w:rPr>
                <w:sz w:val="18"/>
              </w:rPr>
              <w:t>59.9 (11.8)</w:t>
            </w:r>
          </w:p>
        </w:tc>
        <w:tc>
          <w:tcPr>
            <w:tcW w:w="0" w:type="auto"/>
          </w:tcPr>
          <w:p w14:paraId="4FBF6837" w14:textId="77777777" w:rsidR="008D1CEE" w:rsidRDefault="008D1CEE">
            <w:pPr>
              <w:pStyle w:val="Compact"/>
            </w:pPr>
          </w:p>
        </w:tc>
        <w:tc>
          <w:tcPr>
            <w:tcW w:w="0" w:type="auto"/>
          </w:tcPr>
          <w:p w14:paraId="7D0DF505" w14:textId="77777777" w:rsidR="008D1CEE" w:rsidRDefault="005D3AEE">
            <w:pPr>
              <w:pStyle w:val="Compact"/>
            </w:pPr>
            <w:r>
              <w:rPr>
                <w:sz w:val="18"/>
              </w:rPr>
              <w:t>60.2 (11.8)</w:t>
            </w:r>
          </w:p>
        </w:tc>
      </w:tr>
      <w:tr w:rsidR="008D1CEE" w14:paraId="5EB3C6D5" w14:textId="77777777">
        <w:tc>
          <w:tcPr>
            <w:tcW w:w="0" w:type="auto"/>
          </w:tcPr>
          <w:p w14:paraId="437C61E4" w14:textId="77777777" w:rsidR="008D1CEE" w:rsidRDefault="005D3AEE">
            <w:pPr>
              <w:pStyle w:val="Compact"/>
            </w:pPr>
            <w:r>
              <w:rPr>
                <w:sz w:val="18"/>
              </w:rPr>
              <w:t>Age at diagnosis, years, median [IQR]</w:t>
            </w:r>
          </w:p>
        </w:tc>
        <w:tc>
          <w:tcPr>
            <w:tcW w:w="0" w:type="auto"/>
          </w:tcPr>
          <w:p w14:paraId="15C433F5" w14:textId="77777777" w:rsidR="008D1CEE" w:rsidRDefault="005D3AEE">
            <w:pPr>
              <w:pStyle w:val="Compact"/>
            </w:pPr>
            <w:r>
              <w:rPr>
                <w:sz w:val="18"/>
              </w:rPr>
              <w:t>60.7 [51.5-68.4]</w:t>
            </w:r>
          </w:p>
        </w:tc>
        <w:tc>
          <w:tcPr>
            <w:tcW w:w="0" w:type="auto"/>
          </w:tcPr>
          <w:p w14:paraId="230A0676" w14:textId="77777777" w:rsidR="008D1CEE" w:rsidRDefault="008D1CEE">
            <w:pPr>
              <w:pStyle w:val="Compact"/>
            </w:pPr>
          </w:p>
        </w:tc>
        <w:tc>
          <w:tcPr>
            <w:tcW w:w="0" w:type="auto"/>
          </w:tcPr>
          <w:p w14:paraId="52A6A925" w14:textId="77777777" w:rsidR="008D1CEE" w:rsidRDefault="005D3AEE">
            <w:pPr>
              <w:pStyle w:val="Compact"/>
            </w:pPr>
            <w:r>
              <w:rPr>
                <w:sz w:val="18"/>
              </w:rPr>
              <w:t>61.1 [51.9-68.7]</w:t>
            </w:r>
          </w:p>
        </w:tc>
      </w:tr>
      <w:tr w:rsidR="008D1CEE" w14:paraId="54EB13F7" w14:textId="77777777">
        <w:tc>
          <w:tcPr>
            <w:tcW w:w="0" w:type="auto"/>
          </w:tcPr>
          <w:p w14:paraId="31DFC3C7" w14:textId="77777777" w:rsidR="008D1CEE" w:rsidRDefault="005D3AEE">
            <w:pPr>
              <w:pStyle w:val="Compact"/>
            </w:pPr>
            <w:r>
              <w:rPr>
                <w:sz w:val="18"/>
              </w:rPr>
              <w:t>Age at enrollment, years, mean (SD)</w:t>
            </w:r>
          </w:p>
        </w:tc>
        <w:tc>
          <w:tcPr>
            <w:tcW w:w="0" w:type="auto"/>
          </w:tcPr>
          <w:p w14:paraId="7066806F" w14:textId="77777777" w:rsidR="008D1CEE" w:rsidRDefault="005D3AEE">
            <w:pPr>
              <w:pStyle w:val="Compact"/>
            </w:pPr>
            <w:r>
              <w:rPr>
                <w:sz w:val="18"/>
              </w:rPr>
              <w:t>64.0 (11.6)</w:t>
            </w:r>
          </w:p>
        </w:tc>
        <w:tc>
          <w:tcPr>
            <w:tcW w:w="0" w:type="auto"/>
          </w:tcPr>
          <w:p w14:paraId="275A05AE" w14:textId="77777777" w:rsidR="008D1CEE" w:rsidRDefault="005D3AEE">
            <w:pPr>
              <w:pStyle w:val="Compact"/>
            </w:pPr>
            <w:r>
              <w:rPr>
                <w:sz w:val="18"/>
              </w:rPr>
              <w:t>51.2 (16.8)</w:t>
            </w:r>
          </w:p>
        </w:tc>
        <w:tc>
          <w:tcPr>
            <w:tcW w:w="0" w:type="auto"/>
          </w:tcPr>
          <w:p w14:paraId="4398B881" w14:textId="77777777" w:rsidR="008D1CEE" w:rsidRDefault="005D3AEE">
            <w:pPr>
              <w:pStyle w:val="Compact"/>
            </w:pPr>
            <w:r>
              <w:rPr>
                <w:sz w:val="18"/>
              </w:rPr>
              <w:t>64.1 (11.6)</w:t>
            </w:r>
          </w:p>
        </w:tc>
      </w:tr>
      <w:tr w:rsidR="008D1CEE" w14:paraId="64E99C15" w14:textId="77777777">
        <w:tc>
          <w:tcPr>
            <w:tcW w:w="0" w:type="auto"/>
          </w:tcPr>
          <w:p w14:paraId="5969C22C" w14:textId="77777777" w:rsidR="008D1CEE" w:rsidRDefault="005D3AEE">
            <w:pPr>
              <w:pStyle w:val="Compact"/>
            </w:pPr>
            <w:r>
              <w:rPr>
                <w:sz w:val="18"/>
              </w:rPr>
              <w:t>Age at last EHR observation, years, mean (SD)</w:t>
            </w:r>
          </w:p>
        </w:tc>
        <w:tc>
          <w:tcPr>
            <w:tcW w:w="0" w:type="auto"/>
          </w:tcPr>
          <w:p w14:paraId="494AEAD9" w14:textId="77777777" w:rsidR="008D1CEE" w:rsidRDefault="005D3AEE">
            <w:pPr>
              <w:pStyle w:val="Compact"/>
            </w:pPr>
            <w:r>
              <w:rPr>
                <w:sz w:val="18"/>
              </w:rPr>
              <w:t>68.1 (11.7)</w:t>
            </w:r>
          </w:p>
        </w:tc>
        <w:tc>
          <w:tcPr>
            <w:tcW w:w="0" w:type="auto"/>
          </w:tcPr>
          <w:p w14:paraId="5A207101" w14:textId="77777777" w:rsidR="008D1CEE" w:rsidRDefault="005D3AEE">
            <w:pPr>
              <w:pStyle w:val="Compact"/>
            </w:pPr>
            <w:r>
              <w:rPr>
                <w:sz w:val="18"/>
              </w:rPr>
              <w:t>53.9 (17.0)</w:t>
            </w:r>
          </w:p>
        </w:tc>
        <w:tc>
          <w:tcPr>
            <w:tcW w:w="0" w:type="auto"/>
          </w:tcPr>
          <w:p w14:paraId="299C1BF7" w14:textId="77777777" w:rsidR="008D1CEE" w:rsidRDefault="005D3AEE">
            <w:pPr>
              <w:pStyle w:val="Compact"/>
            </w:pPr>
            <w:r>
              <w:rPr>
                <w:sz w:val="18"/>
              </w:rPr>
              <w:t>68.2 (11.7)</w:t>
            </w:r>
          </w:p>
        </w:tc>
      </w:tr>
      <w:tr w:rsidR="008D1CEE" w14:paraId="780FBA83" w14:textId="77777777">
        <w:tc>
          <w:tcPr>
            <w:tcW w:w="0" w:type="auto"/>
          </w:tcPr>
          <w:p w14:paraId="7115CB29" w14:textId="77777777" w:rsidR="008D1CEE" w:rsidRDefault="005D3AEE">
            <w:pPr>
              <w:pStyle w:val="Compact"/>
            </w:pPr>
            <w:r>
              <w:rPr>
                <w:sz w:val="18"/>
              </w:rPr>
              <w:t>BMI, kg/m</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sz w:val="18"/>
              </w:rPr>
              <w:t>, mean (SD)</w:t>
            </w:r>
          </w:p>
        </w:tc>
        <w:tc>
          <w:tcPr>
            <w:tcW w:w="0" w:type="auto"/>
          </w:tcPr>
          <w:p w14:paraId="6C1FD58F" w14:textId="77777777" w:rsidR="008D1CEE" w:rsidRDefault="005D3AEE">
            <w:pPr>
              <w:pStyle w:val="Compact"/>
            </w:pPr>
            <w:r>
              <w:rPr>
                <w:sz w:val="18"/>
              </w:rPr>
              <w:t>28.5 (6.7)</w:t>
            </w:r>
          </w:p>
        </w:tc>
        <w:tc>
          <w:tcPr>
            <w:tcW w:w="0" w:type="auto"/>
          </w:tcPr>
          <w:p w14:paraId="1C50BDEC" w14:textId="77777777" w:rsidR="008D1CEE" w:rsidRDefault="005D3AEE">
            <w:pPr>
              <w:pStyle w:val="Compact"/>
            </w:pPr>
            <w:r>
              <w:rPr>
                <w:sz w:val="18"/>
              </w:rPr>
              <w:t>29.4 (7.9)</w:t>
            </w:r>
          </w:p>
        </w:tc>
        <w:tc>
          <w:tcPr>
            <w:tcW w:w="0" w:type="auto"/>
          </w:tcPr>
          <w:p w14:paraId="6092BAA8" w14:textId="77777777" w:rsidR="008D1CEE" w:rsidRDefault="005D3AEE">
            <w:pPr>
              <w:pStyle w:val="Compact"/>
            </w:pPr>
            <w:r>
              <w:rPr>
                <w:sz w:val="18"/>
              </w:rPr>
              <w:t>28.5 (6.8)</w:t>
            </w:r>
          </w:p>
        </w:tc>
      </w:tr>
      <w:tr w:rsidR="008D1CEE" w14:paraId="7D49E8A5" w14:textId="77777777">
        <w:tc>
          <w:tcPr>
            <w:tcW w:w="0" w:type="auto"/>
          </w:tcPr>
          <w:p w14:paraId="0E731A9F" w14:textId="77777777" w:rsidR="008D1CEE" w:rsidRDefault="005D3AEE">
            <w:pPr>
              <w:pStyle w:val="Compact"/>
            </w:pPr>
            <w:r>
              <w:rPr>
                <w:sz w:val="18"/>
              </w:rPr>
              <w:t>PRS311 (raw score), mean (SD)</w:t>
            </w:r>
          </w:p>
        </w:tc>
        <w:tc>
          <w:tcPr>
            <w:tcW w:w="0" w:type="auto"/>
          </w:tcPr>
          <w:p w14:paraId="70D0EFF2" w14:textId="77777777" w:rsidR="008D1CEE" w:rsidRDefault="005D3AEE">
            <w:pPr>
              <w:pStyle w:val="Compact"/>
            </w:pPr>
            <w:r>
              <w:rPr>
                <w:sz w:val="18"/>
              </w:rPr>
              <w:t>0.4 (0.6)</w:t>
            </w:r>
          </w:p>
        </w:tc>
        <w:tc>
          <w:tcPr>
            <w:tcW w:w="0" w:type="auto"/>
          </w:tcPr>
          <w:p w14:paraId="1A91FADF" w14:textId="77777777" w:rsidR="008D1CEE" w:rsidRDefault="005D3AEE">
            <w:pPr>
              <w:pStyle w:val="Compact"/>
            </w:pPr>
            <w:r>
              <w:rPr>
                <w:sz w:val="18"/>
              </w:rPr>
              <w:t>0.1 (0.6)</w:t>
            </w:r>
          </w:p>
        </w:tc>
        <w:tc>
          <w:tcPr>
            <w:tcW w:w="0" w:type="auto"/>
          </w:tcPr>
          <w:p w14:paraId="6D51FC53" w14:textId="77777777" w:rsidR="008D1CEE" w:rsidRDefault="005D3AEE">
            <w:pPr>
              <w:pStyle w:val="Compact"/>
            </w:pPr>
            <w:r>
              <w:rPr>
                <w:sz w:val="18"/>
              </w:rPr>
              <w:t>0.4 (0.6)</w:t>
            </w:r>
          </w:p>
        </w:tc>
      </w:tr>
      <w:tr w:rsidR="008D1CEE" w14:paraId="7344FD22" w14:textId="77777777">
        <w:tc>
          <w:tcPr>
            <w:tcW w:w="0" w:type="auto"/>
          </w:tcPr>
          <w:p w14:paraId="176F02BF" w14:textId="77777777" w:rsidR="008D1CEE" w:rsidRDefault="005D3AEE">
            <w:pPr>
              <w:pStyle w:val="Compact"/>
            </w:pPr>
            <w:r>
              <w:rPr>
                <w:sz w:val="18"/>
              </w:rPr>
              <w:t>BMI missing, n (%)</w:t>
            </w:r>
          </w:p>
        </w:tc>
        <w:tc>
          <w:tcPr>
            <w:tcW w:w="0" w:type="auto"/>
          </w:tcPr>
          <w:p w14:paraId="18C91628" w14:textId="77777777" w:rsidR="008D1CEE" w:rsidRDefault="005D3AEE">
            <w:pPr>
              <w:pStyle w:val="Compact"/>
            </w:pPr>
            <w:r>
              <w:rPr>
                <w:sz w:val="18"/>
              </w:rPr>
              <w:t>92 (1.1)</w:t>
            </w:r>
          </w:p>
        </w:tc>
        <w:tc>
          <w:tcPr>
            <w:tcW w:w="0" w:type="auto"/>
          </w:tcPr>
          <w:p w14:paraId="7563BBEB" w14:textId="77777777" w:rsidR="008D1CEE" w:rsidRDefault="005D3AEE">
            <w:pPr>
              <w:pStyle w:val="Compact"/>
            </w:pPr>
            <w:r>
              <w:rPr>
                <w:sz w:val="18"/>
              </w:rPr>
              <w:t>5,107 (3.8)</w:t>
            </w:r>
          </w:p>
        </w:tc>
        <w:tc>
          <w:tcPr>
            <w:tcW w:w="0" w:type="auto"/>
          </w:tcPr>
          <w:p w14:paraId="0E2D19D7" w14:textId="77777777" w:rsidR="008D1CEE" w:rsidRDefault="005D3AEE">
            <w:pPr>
              <w:pStyle w:val="Compact"/>
            </w:pPr>
            <w:r>
              <w:rPr>
                <w:sz w:val="18"/>
              </w:rPr>
              <w:t>suppressed (secondary)</w:t>
            </w:r>
          </w:p>
        </w:tc>
      </w:tr>
      <w:tr w:rsidR="008D1CEE" w14:paraId="7890E53F" w14:textId="77777777">
        <w:tc>
          <w:tcPr>
            <w:tcW w:w="0" w:type="auto"/>
          </w:tcPr>
          <w:p w14:paraId="38AFEBC0" w14:textId="77777777" w:rsidR="008D1CEE" w:rsidRDefault="005D3AEE">
            <w:pPr>
              <w:pStyle w:val="Compact"/>
            </w:pPr>
            <w:r>
              <w:rPr>
                <w:sz w:val="18"/>
              </w:rPr>
              <w:t>Age at last EHR observation missing, n (%)</w:t>
            </w:r>
          </w:p>
        </w:tc>
        <w:tc>
          <w:tcPr>
            <w:tcW w:w="0" w:type="auto"/>
          </w:tcPr>
          <w:p w14:paraId="4FF3FBE4" w14:textId="77777777" w:rsidR="008D1CEE" w:rsidRDefault="005D3AEE">
            <w:pPr>
              <w:pStyle w:val="Compact"/>
            </w:pPr>
            <w:r>
              <w:rPr>
                <w:sz w:val="18"/>
              </w:rPr>
              <w:t>0 (0.0)</w:t>
            </w:r>
          </w:p>
        </w:tc>
        <w:tc>
          <w:tcPr>
            <w:tcW w:w="0" w:type="auto"/>
          </w:tcPr>
          <w:p w14:paraId="5E133D2E" w14:textId="77777777" w:rsidR="008D1CEE" w:rsidRDefault="005D3AEE">
            <w:pPr>
              <w:pStyle w:val="Compact"/>
            </w:pPr>
            <w:r>
              <w:rPr>
                <w:sz w:val="18"/>
              </w:rPr>
              <w:t>2,051 (1.5)</w:t>
            </w:r>
          </w:p>
        </w:tc>
        <w:tc>
          <w:tcPr>
            <w:tcW w:w="0" w:type="auto"/>
          </w:tcPr>
          <w:p w14:paraId="231F085F" w14:textId="77777777" w:rsidR="008D1CEE" w:rsidRDefault="005D3AEE">
            <w:pPr>
              <w:pStyle w:val="Compact"/>
            </w:pPr>
            <w:r>
              <w:rPr>
                <w:sz w:val="18"/>
              </w:rPr>
              <w:t>0 (0.0)</w:t>
            </w:r>
          </w:p>
        </w:tc>
      </w:tr>
      <w:tr w:rsidR="008D1CEE" w14:paraId="770848DF" w14:textId="77777777">
        <w:tc>
          <w:tcPr>
            <w:tcW w:w="0" w:type="auto"/>
          </w:tcPr>
          <w:p w14:paraId="69B79FB0" w14:textId="77777777" w:rsidR="008D1CEE" w:rsidRDefault="005D3AEE">
            <w:pPr>
              <w:pStyle w:val="Compact"/>
            </w:pPr>
            <w:r>
              <w:rPr>
                <w:sz w:val="18"/>
              </w:rPr>
              <w:t>Menopausal status, n (%)</w:t>
            </w:r>
          </w:p>
        </w:tc>
        <w:tc>
          <w:tcPr>
            <w:tcW w:w="0" w:type="auto"/>
          </w:tcPr>
          <w:p w14:paraId="4476223E" w14:textId="77777777" w:rsidR="008D1CEE" w:rsidRDefault="008D1CEE">
            <w:pPr>
              <w:pStyle w:val="Compact"/>
            </w:pPr>
          </w:p>
        </w:tc>
        <w:tc>
          <w:tcPr>
            <w:tcW w:w="0" w:type="auto"/>
          </w:tcPr>
          <w:p w14:paraId="030C6F4E" w14:textId="77777777" w:rsidR="008D1CEE" w:rsidRDefault="008D1CEE">
            <w:pPr>
              <w:pStyle w:val="Compact"/>
            </w:pPr>
          </w:p>
        </w:tc>
        <w:tc>
          <w:tcPr>
            <w:tcW w:w="0" w:type="auto"/>
          </w:tcPr>
          <w:p w14:paraId="0F16C174" w14:textId="77777777" w:rsidR="008D1CEE" w:rsidRDefault="008D1CEE">
            <w:pPr>
              <w:pStyle w:val="Compact"/>
            </w:pPr>
          </w:p>
        </w:tc>
      </w:tr>
      <w:tr w:rsidR="008D1CEE" w14:paraId="0C08BEC7" w14:textId="77777777">
        <w:tc>
          <w:tcPr>
            <w:tcW w:w="0" w:type="auto"/>
          </w:tcPr>
          <w:p w14:paraId="13E079AB" w14:textId="77777777" w:rsidR="008D1CEE" w:rsidRDefault="005D3AEE">
            <w:pPr>
              <w:pStyle w:val="Compact"/>
            </w:pPr>
            <w:r>
              <w:rPr>
                <w:sz w:val="18"/>
              </w:rPr>
              <w:t>Premenopausal</w:t>
            </w:r>
          </w:p>
        </w:tc>
        <w:tc>
          <w:tcPr>
            <w:tcW w:w="0" w:type="auto"/>
          </w:tcPr>
          <w:p w14:paraId="25A842C1" w14:textId="77777777" w:rsidR="008D1CEE" w:rsidRDefault="005D3AEE">
            <w:pPr>
              <w:pStyle w:val="Compact"/>
            </w:pPr>
            <w:r>
              <w:rPr>
                <w:sz w:val="18"/>
              </w:rPr>
              <w:t>620 (7.3)</w:t>
            </w:r>
          </w:p>
        </w:tc>
        <w:tc>
          <w:tcPr>
            <w:tcW w:w="0" w:type="auto"/>
          </w:tcPr>
          <w:p w14:paraId="4315B157" w14:textId="77777777" w:rsidR="008D1CEE" w:rsidRDefault="005D3AEE">
            <w:pPr>
              <w:pStyle w:val="Compact"/>
            </w:pPr>
            <w:r>
              <w:rPr>
                <w:sz w:val="18"/>
              </w:rPr>
              <w:t>49,735 (36.9)</w:t>
            </w:r>
          </w:p>
        </w:tc>
        <w:tc>
          <w:tcPr>
            <w:tcW w:w="0" w:type="auto"/>
          </w:tcPr>
          <w:p w14:paraId="32413E88" w14:textId="77777777" w:rsidR="008D1CEE" w:rsidRDefault="005D3AEE">
            <w:pPr>
              <w:pStyle w:val="Compact"/>
            </w:pPr>
            <w:r>
              <w:rPr>
                <w:sz w:val="18"/>
              </w:rPr>
              <w:t>592 (7.4)</w:t>
            </w:r>
          </w:p>
        </w:tc>
      </w:tr>
      <w:tr w:rsidR="008D1CEE" w14:paraId="72076049" w14:textId="77777777">
        <w:tc>
          <w:tcPr>
            <w:tcW w:w="0" w:type="auto"/>
          </w:tcPr>
          <w:p w14:paraId="468B83D4" w14:textId="77777777" w:rsidR="008D1CEE" w:rsidRDefault="005D3AEE">
            <w:pPr>
              <w:pStyle w:val="Compact"/>
            </w:pPr>
            <w:r>
              <w:rPr>
                <w:sz w:val="18"/>
              </w:rPr>
              <w:t>Postmenopausal</w:t>
            </w:r>
          </w:p>
        </w:tc>
        <w:tc>
          <w:tcPr>
            <w:tcW w:w="0" w:type="auto"/>
          </w:tcPr>
          <w:p w14:paraId="714D23F2" w14:textId="77777777" w:rsidR="008D1CEE" w:rsidRDefault="005D3AEE">
            <w:pPr>
              <w:pStyle w:val="Compact"/>
            </w:pPr>
            <w:r>
              <w:rPr>
                <w:sz w:val="18"/>
              </w:rPr>
              <w:t>7,610 (89.2)</w:t>
            </w:r>
          </w:p>
        </w:tc>
        <w:tc>
          <w:tcPr>
            <w:tcW w:w="0" w:type="auto"/>
          </w:tcPr>
          <w:p w14:paraId="3768E324" w14:textId="77777777" w:rsidR="008D1CEE" w:rsidRDefault="005D3AEE">
            <w:pPr>
              <w:pStyle w:val="Compact"/>
            </w:pPr>
            <w:r>
              <w:rPr>
                <w:sz w:val="18"/>
              </w:rPr>
              <w:t>75,983 (56.4)</w:t>
            </w:r>
          </w:p>
        </w:tc>
        <w:tc>
          <w:tcPr>
            <w:tcW w:w="0" w:type="auto"/>
          </w:tcPr>
          <w:p w14:paraId="4DDEA907" w14:textId="77777777" w:rsidR="008D1CEE" w:rsidRDefault="005D3AEE">
            <w:pPr>
              <w:pStyle w:val="Compact"/>
            </w:pPr>
            <w:r>
              <w:rPr>
                <w:sz w:val="18"/>
              </w:rPr>
              <w:t>7,133 (89.2)</w:t>
            </w:r>
          </w:p>
        </w:tc>
      </w:tr>
      <w:tr w:rsidR="008D1CEE" w14:paraId="52D3F1D5" w14:textId="77777777">
        <w:tc>
          <w:tcPr>
            <w:tcW w:w="0" w:type="auto"/>
          </w:tcPr>
          <w:p w14:paraId="2005BC32" w14:textId="77777777" w:rsidR="008D1CEE" w:rsidRDefault="005D3AEE">
            <w:pPr>
              <w:pStyle w:val="Compact"/>
            </w:pPr>
            <w:r>
              <w:rPr>
                <w:sz w:val="18"/>
              </w:rPr>
              <w:t>Uncertain or unknown</w:t>
            </w:r>
          </w:p>
        </w:tc>
        <w:tc>
          <w:tcPr>
            <w:tcW w:w="0" w:type="auto"/>
          </w:tcPr>
          <w:p w14:paraId="17117E64" w14:textId="77777777" w:rsidR="008D1CEE" w:rsidRDefault="005D3AEE">
            <w:pPr>
              <w:pStyle w:val="Compact"/>
            </w:pPr>
            <w:r>
              <w:rPr>
                <w:sz w:val="18"/>
              </w:rPr>
              <w:t>149 (1.7)</w:t>
            </w:r>
          </w:p>
        </w:tc>
        <w:tc>
          <w:tcPr>
            <w:tcW w:w="0" w:type="auto"/>
          </w:tcPr>
          <w:p w14:paraId="152A8CF6" w14:textId="77777777" w:rsidR="008D1CEE" w:rsidRDefault="005D3AEE">
            <w:pPr>
              <w:pStyle w:val="Compact"/>
            </w:pPr>
            <w:r>
              <w:rPr>
                <w:sz w:val="18"/>
              </w:rPr>
              <w:t>4,801 (3.6)</w:t>
            </w:r>
          </w:p>
        </w:tc>
        <w:tc>
          <w:tcPr>
            <w:tcW w:w="0" w:type="auto"/>
          </w:tcPr>
          <w:p w14:paraId="1C6E698C" w14:textId="77777777" w:rsidR="008D1CEE" w:rsidRDefault="005D3AEE">
            <w:pPr>
              <w:pStyle w:val="Compact"/>
            </w:pPr>
            <w:r>
              <w:rPr>
                <w:sz w:val="18"/>
              </w:rPr>
              <w:t>suppressed (secondary)</w:t>
            </w:r>
          </w:p>
        </w:tc>
      </w:tr>
      <w:tr w:rsidR="008D1CEE" w14:paraId="2FB5026A" w14:textId="77777777">
        <w:tc>
          <w:tcPr>
            <w:tcW w:w="0" w:type="auto"/>
          </w:tcPr>
          <w:p w14:paraId="27F14748" w14:textId="77777777" w:rsidR="008D1CEE" w:rsidRDefault="005D3AEE">
            <w:pPr>
              <w:pStyle w:val="Compact"/>
            </w:pPr>
            <w:r>
              <w:rPr>
                <w:sz w:val="18"/>
              </w:rPr>
              <w:t>Missing</w:t>
            </w:r>
          </w:p>
        </w:tc>
        <w:tc>
          <w:tcPr>
            <w:tcW w:w="0" w:type="auto"/>
          </w:tcPr>
          <w:p w14:paraId="6E4852E5" w14:textId="77777777" w:rsidR="008D1CEE" w:rsidRDefault="005D3AEE">
            <w:pPr>
              <w:pStyle w:val="Compact"/>
            </w:pPr>
            <w:r>
              <w:rPr>
                <w:sz w:val="18"/>
              </w:rPr>
              <w:t>149 (1.7)</w:t>
            </w:r>
          </w:p>
        </w:tc>
        <w:tc>
          <w:tcPr>
            <w:tcW w:w="0" w:type="auto"/>
          </w:tcPr>
          <w:p w14:paraId="67A10ECE" w14:textId="77777777" w:rsidR="008D1CEE" w:rsidRDefault="005D3AEE">
            <w:pPr>
              <w:pStyle w:val="Compact"/>
            </w:pPr>
            <w:r>
              <w:rPr>
                <w:sz w:val="18"/>
              </w:rPr>
              <w:t>4,208 (3.1)</w:t>
            </w:r>
          </w:p>
        </w:tc>
        <w:tc>
          <w:tcPr>
            <w:tcW w:w="0" w:type="auto"/>
          </w:tcPr>
          <w:p w14:paraId="28C1D92B" w14:textId="77777777" w:rsidR="008D1CEE" w:rsidRDefault="005D3AEE">
            <w:pPr>
              <w:pStyle w:val="Compact"/>
            </w:pPr>
            <w:r>
              <w:rPr>
                <w:sz w:val="18"/>
              </w:rPr>
              <w:t>suppressed (secondary)</w:t>
            </w:r>
          </w:p>
        </w:tc>
      </w:tr>
      <w:tr w:rsidR="008D1CEE" w14:paraId="29E6DCC4" w14:textId="77777777">
        <w:tc>
          <w:tcPr>
            <w:tcW w:w="0" w:type="auto"/>
          </w:tcPr>
          <w:p w14:paraId="4E2A7466" w14:textId="77777777" w:rsidR="008D1CEE" w:rsidRDefault="005D3AEE">
            <w:pPr>
              <w:pStyle w:val="Compact"/>
            </w:pPr>
            <w:r>
              <w:rPr>
                <w:sz w:val="18"/>
              </w:rPr>
              <w:t>Family history of breast cancer, n (%)</w:t>
            </w:r>
          </w:p>
        </w:tc>
        <w:tc>
          <w:tcPr>
            <w:tcW w:w="0" w:type="auto"/>
          </w:tcPr>
          <w:p w14:paraId="4DC0495E" w14:textId="77777777" w:rsidR="008D1CEE" w:rsidRDefault="008D1CEE">
            <w:pPr>
              <w:pStyle w:val="Compact"/>
            </w:pPr>
          </w:p>
        </w:tc>
        <w:tc>
          <w:tcPr>
            <w:tcW w:w="0" w:type="auto"/>
          </w:tcPr>
          <w:p w14:paraId="64CB6C98" w14:textId="77777777" w:rsidR="008D1CEE" w:rsidRDefault="008D1CEE">
            <w:pPr>
              <w:pStyle w:val="Compact"/>
            </w:pPr>
          </w:p>
        </w:tc>
        <w:tc>
          <w:tcPr>
            <w:tcW w:w="0" w:type="auto"/>
          </w:tcPr>
          <w:p w14:paraId="6B11EE10" w14:textId="77777777" w:rsidR="008D1CEE" w:rsidRDefault="008D1CEE">
            <w:pPr>
              <w:pStyle w:val="Compact"/>
            </w:pPr>
          </w:p>
        </w:tc>
      </w:tr>
      <w:tr w:rsidR="008D1CEE" w14:paraId="1B000925" w14:textId="77777777">
        <w:tc>
          <w:tcPr>
            <w:tcW w:w="0" w:type="auto"/>
          </w:tcPr>
          <w:p w14:paraId="18B015E9" w14:textId="77777777" w:rsidR="008D1CEE" w:rsidRDefault="005D3AEE">
            <w:pPr>
              <w:pStyle w:val="Compact"/>
            </w:pPr>
            <w:r>
              <w:rPr>
                <w:sz w:val="18"/>
              </w:rPr>
              <w:t>Positive (first- or second-degree relative)</w:t>
            </w:r>
          </w:p>
        </w:tc>
        <w:tc>
          <w:tcPr>
            <w:tcW w:w="0" w:type="auto"/>
          </w:tcPr>
          <w:p w14:paraId="364542CB" w14:textId="77777777" w:rsidR="008D1CEE" w:rsidRDefault="005D3AEE">
            <w:pPr>
              <w:pStyle w:val="Compact"/>
            </w:pPr>
            <w:r>
              <w:rPr>
                <w:sz w:val="18"/>
              </w:rPr>
              <w:t>2,392 (28.0)</w:t>
            </w:r>
          </w:p>
        </w:tc>
        <w:tc>
          <w:tcPr>
            <w:tcW w:w="0" w:type="auto"/>
          </w:tcPr>
          <w:p w14:paraId="1A203399" w14:textId="77777777" w:rsidR="008D1CEE" w:rsidRDefault="005D3AEE">
            <w:pPr>
              <w:pStyle w:val="Compact"/>
            </w:pPr>
            <w:r>
              <w:rPr>
                <w:sz w:val="18"/>
              </w:rPr>
              <w:t>25,689 (19.1)</w:t>
            </w:r>
          </w:p>
        </w:tc>
        <w:tc>
          <w:tcPr>
            <w:tcW w:w="0" w:type="auto"/>
          </w:tcPr>
          <w:p w14:paraId="606843DB" w14:textId="77777777" w:rsidR="008D1CEE" w:rsidRDefault="005D3AEE">
            <w:pPr>
              <w:pStyle w:val="Compact"/>
            </w:pPr>
            <w:r>
              <w:rPr>
                <w:sz w:val="18"/>
              </w:rPr>
              <w:t>2,236 (28.0)</w:t>
            </w:r>
          </w:p>
        </w:tc>
      </w:tr>
      <w:tr w:rsidR="008D1CEE" w14:paraId="47AF04E8" w14:textId="77777777">
        <w:tc>
          <w:tcPr>
            <w:tcW w:w="0" w:type="auto"/>
          </w:tcPr>
          <w:p w14:paraId="6B6B8916" w14:textId="77777777" w:rsidR="008D1CEE" w:rsidRDefault="005D3AEE">
            <w:pPr>
              <w:pStyle w:val="Compact"/>
            </w:pPr>
            <w:r>
              <w:rPr>
                <w:sz w:val="18"/>
              </w:rPr>
              <w:t>Negative</w:t>
            </w:r>
          </w:p>
        </w:tc>
        <w:tc>
          <w:tcPr>
            <w:tcW w:w="0" w:type="auto"/>
          </w:tcPr>
          <w:p w14:paraId="1776F71F" w14:textId="77777777" w:rsidR="008D1CEE" w:rsidRDefault="005D3AEE">
            <w:pPr>
              <w:pStyle w:val="Compact"/>
            </w:pPr>
            <w:r>
              <w:rPr>
                <w:sz w:val="18"/>
              </w:rPr>
              <w:t>3,393 (39.8)</w:t>
            </w:r>
          </w:p>
        </w:tc>
        <w:tc>
          <w:tcPr>
            <w:tcW w:w="0" w:type="auto"/>
          </w:tcPr>
          <w:p w14:paraId="49F329EA" w14:textId="77777777" w:rsidR="008D1CEE" w:rsidRDefault="005D3AEE">
            <w:pPr>
              <w:pStyle w:val="Compact"/>
            </w:pPr>
            <w:r>
              <w:rPr>
                <w:sz w:val="18"/>
              </w:rPr>
              <w:t>26,004 (19.3)</w:t>
            </w:r>
          </w:p>
        </w:tc>
        <w:tc>
          <w:tcPr>
            <w:tcW w:w="0" w:type="auto"/>
          </w:tcPr>
          <w:p w14:paraId="109BE50E" w14:textId="77777777" w:rsidR="008D1CEE" w:rsidRDefault="005D3AEE">
            <w:pPr>
              <w:pStyle w:val="Compact"/>
            </w:pPr>
            <w:r>
              <w:rPr>
                <w:sz w:val="18"/>
              </w:rPr>
              <w:t>3,188 (39.9)</w:t>
            </w:r>
          </w:p>
        </w:tc>
      </w:tr>
      <w:tr w:rsidR="008D1CEE" w14:paraId="5B981039" w14:textId="77777777">
        <w:tc>
          <w:tcPr>
            <w:tcW w:w="0" w:type="auto"/>
          </w:tcPr>
          <w:p w14:paraId="205C0250" w14:textId="77777777" w:rsidR="008D1CEE" w:rsidRDefault="005D3AEE">
            <w:pPr>
              <w:pStyle w:val="Compact"/>
            </w:pPr>
            <w:r>
              <w:rPr>
                <w:sz w:val="18"/>
              </w:rPr>
              <w:t>Missing</w:t>
            </w:r>
          </w:p>
        </w:tc>
        <w:tc>
          <w:tcPr>
            <w:tcW w:w="0" w:type="auto"/>
          </w:tcPr>
          <w:p w14:paraId="04D17C3A" w14:textId="77777777" w:rsidR="008D1CEE" w:rsidRDefault="005D3AEE">
            <w:pPr>
              <w:pStyle w:val="Compact"/>
            </w:pPr>
            <w:r>
              <w:rPr>
                <w:sz w:val="18"/>
              </w:rPr>
              <w:t>2,743 (32.2)</w:t>
            </w:r>
          </w:p>
        </w:tc>
        <w:tc>
          <w:tcPr>
            <w:tcW w:w="0" w:type="auto"/>
          </w:tcPr>
          <w:p w14:paraId="73976348" w14:textId="77777777" w:rsidR="008D1CEE" w:rsidRDefault="005D3AEE">
            <w:pPr>
              <w:pStyle w:val="Compact"/>
            </w:pPr>
            <w:r>
              <w:rPr>
                <w:sz w:val="18"/>
              </w:rPr>
              <w:t>83,034 (61.6)</w:t>
            </w:r>
          </w:p>
        </w:tc>
        <w:tc>
          <w:tcPr>
            <w:tcW w:w="0" w:type="auto"/>
          </w:tcPr>
          <w:p w14:paraId="11C8B36D" w14:textId="77777777" w:rsidR="008D1CEE" w:rsidRDefault="005D3AEE">
            <w:pPr>
              <w:pStyle w:val="Compact"/>
            </w:pPr>
            <w:r>
              <w:rPr>
                <w:sz w:val="18"/>
              </w:rPr>
              <w:t>2,572 (32.2)</w:t>
            </w:r>
          </w:p>
        </w:tc>
      </w:tr>
      <w:tr w:rsidR="008D1CEE" w14:paraId="13EDBA4D" w14:textId="77777777">
        <w:tc>
          <w:tcPr>
            <w:tcW w:w="0" w:type="auto"/>
          </w:tcPr>
          <w:p w14:paraId="73B33A50" w14:textId="77777777" w:rsidR="008D1CEE" w:rsidRDefault="005D3AEE">
            <w:pPr>
              <w:pStyle w:val="Compact"/>
            </w:pPr>
            <w:r>
              <w:rPr>
                <w:sz w:val="18"/>
              </w:rPr>
              <w:t>Smoking status, n (%)</w:t>
            </w:r>
          </w:p>
        </w:tc>
        <w:tc>
          <w:tcPr>
            <w:tcW w:w="0" w:type="auto"/>
          </w:tcPr>
          <w:p w14:paraId="3DD10693" w14:textId="77777777" w:rsidR="008D1CEE" w:rsidRDefault="008D1CEE">
            <w:pPr>
              <w:pStyle w:val="Compact"/>
            </w:pPr>
          </w:p>
        </w:tc>
        <w:tc>
          <w:tcPr>
            <w:tcW w:w="0" w:type="auto"/>
          </w:tcPr>
          <w:p w14:paraId="16F60474" w14:textId="77777777" w:rsidR="008D1CEE" w:rsidRDefault="008D1CEE">
            <w:pPr>
              <w:pStyle w:val="Compact"/>
            </w:pPr>
          </w:p>
        </w:tc>
        <w:tc>
          <w:tcPr>
            <w:tcW w:w="0" w:type="auto"/>
          </w:tcPr>
          <w:p w14:paraId="7715A1D1" w14:textId="77777777" w:rsidR="008D1CEE" w:rsidRDefault="008D1CEE">
            <w:pPr>
              <w:pStyle w:val="Compact"/>
            </w:pPr>
          </w:p>
        </w:tc>
      </w:tr>
      <w:tr w:rsidR="008D1CEE" w14:paraId="05A601CF" w14:textId="77777777">
        <w:tc>
          <w:tcPr>
            <w:tcW w:w="0" w:type="auto"/>
          </w:tcPr>
          <w:p w14:paraId="2210DAB1" w14:textId="77777777" w:rsidR="008D1CEE" w:rsidRDefault="005D3AEE">
            <w:pPr>
              <w:pStyle w:val="Compact"/>
            </w:pPr>
            <w:r>
              <w:rPr>
                <w:sz w:val="18"/>
              </w:rPr>
              <w:t>Never</w:t>
            </w:r>
          </w:p>
        </w:tc>
        <w:tc>
          <w:tcPr>
            <w:tcW w:w="0" w:type="auto"/>
          </w:tcPr>
          <w:p w14:paraId="7BA26D0C" w14:textId="77777777" w:rsidR="008D1CEE" w:rsidRDefault="005D3AEE">
            <w:pPr>
              <w:pStyle w:val="Compact"/>
            </w:pPr>
            <w:r>
              <w:rPr>
                <w:sz w:val="18"/>
              </w:rPr>
              <w:t>4,932 (57.8)</w:t>
            </w:r>
          </w:p>
        </w:tc>
        <w:tc>
          <w:tcPr>
            <w:tcW w:w="0" w:type="auto"/>
          </w:tcPr>
          <w:p w14:paraId="213E60C5" w14:textId="77777777" w:rsidR="008D1CEE" w:rsidRDefault="005D3AEE">
            <w:pPr>
              <w:pStyle w:val="Compact"/>
            </w:pPr>
            <w:r>
              <w:rPr>
                <w:sz w:val="18"/>
              </w:rPr>
              <w:t>80,136 (59.5)</w:t>
            </w:r>
          </w:p>
        </w:tc>
        <w:tc>
          <w:tcPr>
            <w:tcW w:w="0" w:type="auto"/>
          </w:tcPr>
          <w:p w14:paraId="71131F55" w14:textId="77777777" w:rsidR="008D1CEE" w:rsidRDefault="005D3AEE">
            <w:pPr>
              <w:pStyle w:val="Compact"/>
            </w:pPr>
            <w:r>
              <w:rPr>
                <w:sz w:val="18"/>
              </w:rPr>
              <w:t>4,612 (57.7)</w:t>
            </w:r>
          </w:p>
        </w:tc>
      </w:tr>
      <w:tr w:rsidR="008D1CEE" w14:paraId="648F774B" w14:textId="77777777">
        <w:tc>
          <w:tcPr>
            <w:tcW w:w="0" w:type="auto"/>
          </w:tcPr>
          <w:p w14:paraId="4CA01453" w14:textId="77777777" w:rsidR="008D1CEE" w:rsidRDefault="005D3AEE">
            <w:pPr>
              <w:pStyle w:val="Compact"/>
            </w:pPr>
            <w:r>
              <w:rPr>
                <w:sz w:val="18"/>
              </w:rPr>
              <w:t>Former or unknown currency</w:t>
            </w:r>
          </w:p>
        </w:tc>
        <w:tc>
          <w:tcPr>
            <w:tcW w:w="0" w:type="auto"/>
          </w:tcPr>
          <w:p w14:paraId="3438A1D9" w14:textId="77777777" w:rsidR="008D1CEE" w:rsidRDefault="005D3AEE">
            <w:pPr>
              <w:pStyle w:val="Compact"/>
            </w:pPr>
            <w:r>
              <w:rPr>
                <w:sz w:val="18"/>
              </w:rPr>
              <w:t>2,974 (34.9)</w:t>
            </w:r>
          </w:p>
        </w:tc>
        <w:tc>
          <w:tcPr>
            <w:tcW w:w="0" w:type="auto"/>
          </w:tcPr>
          <w:p w14:paraId="7BA5D8AC" w14:textId="77777777" w:rsidR="008D1CEE" w:rsidRDefault="005D3AEE">
            <w:pPr>
              <w:pStyle w:val="Compact"/>
            </w:pPr>
            <w:r>
              <w:rPr>
                <w:sz w:val="18"/>
              </w:rPr>
              <w:t>35,699 (26.5)</w:t>
            </w:r>
          </w:p>
        </w:tc>
        <w:tc>
          <w:tcPr>
            <w:tcW w:w="0" w:type="auto"/>
          </w:tcPr>
          <w:p w14:paraId="24762C55" w14:textId="77777777" w:rsidR="008D1CEE" w:rsidRDefault="005D3AEE">
            <w:pPr>
              <w:pStyle w:val="Compact"/>
            </w:pPr>
            <w:r>
              <w:rPr>
                <w:sz w:val="18"/>
              </w:rPr>
              <w:t>2,796 (35.0)</w:t>
            </w:r>
          </w:p>
        </w:tc>
      </w:tr>
      <w:tr w:rsidR="008D1CEE" w14:paraId="4328AB7B" w14:textId="77777777">
        <w:tc>
          <w:tcPr>
            <w:tcW w:w="0" w:type="auto"/>
          </w:tcPr>
          <w:p w14:paraId="6EE05DD9" w14:textId="77777777" w:rsidR="008D1CEE" w:rsidRDefault="005D3AEE">
            <w:pPr>
              <w:pStyle w:val="Compact"/>
            </w:pPr>
            <w:r>
              <w:rPr>
                <w:sz w:val="18"/>
              </w:rPr>
              <w:t>Current</w:t>
            </w:r>
          </w:p>
        </w:tc>
        <w:tc>
          <w:tcPr>
            <w:tcW w:w="0" w:type="auto"/>
          </w:tcPr>
          <w:p w14:paraId="307D335C" w14:textId="77777777" w:rsidR="008D1CEE" w:rsidRDefault="005D3AEE">
            <w:pPr>
              <w:pStyle w:val="Compact"/>
            </w:pPr>
            <w:r>
              <w:rPr>
                <w:sz w:val="18"/>
              </w:rPr>
              <w:t>442 (5.2)</w:t>
            </w:r>
          </w:p>
        </w:tc>
        <w:tc>
          <w:tcPr>
            <w:tcW w:w="0" w:type="auto"/>
          </w:tcPr>
          <w:p w14:paraId="4E282F0E" w14:textId="77777777" w:rsidR="008D1CEE" w:rsidRDefault="005D3AEE">
            <w:pPr>
              <w:pStyle w:val="Compact"/>
            </w:pPr>
            <w:r>
              <w:rPr>
                <w:sz w:val="18"/>
              </w:rPr>
              <w:t>13,614 (10.1)</w:t>
            </w:r>
          </w:p>
        </w:tc>
        <w:tc>
          <w:tcPr>
            <w:tcW w:w="0" w:type="auto"/>
          </w:tcPr>
          <w:p w14:paraId="76A215BB" w14:textId="77777777" w:rsidR="008D1CEE" w:rsidRDefault="005D3AEE">
            <w:pPr>
              <w:pStyle w:val="Compact"/>
            </w:pPr>
            <w:r>
              <w:rPr>
                <w:sz w:val="18"/>
              </w:rPr>
              <w:t>suppressed (secondary)</w:t>
            </w:r>
          </w:p>
        </w:tc>
      </w:tr>
      <w:tr w:rsidR="008D1CEE" w14:paraId="4F55444B" w14:textId="77777777">
        <w:tc>
          <w:tcPr>
            <w:tcW w:w="0" w:type="auto"/>
          </w:tcPr>
          <w:p w14:paraId="0A4773F7" w14:textId="77777777" w:rsidR="008D1CEE" w:rsidRDefault="005D3AEE">
            <w:pPr>
              <w:pStyle w:val="Compact"/>
            </w:pPr>
            <w:r>
              <w:rPr>
                <w:sz w:val="18"/>
              </w:rPr>
              <w:t>Missing</w:t>
            </w:r>
          </w:p>
        </w:tc>
        <w:tc>
          <w:tcPr>
            <w:tcW w:w="0" w:type="auto"/>
          </w:tcPr>
          <w:p w14:paraId="72387BE1" w14:textId="77777777" w:rsidR="008D1CEE" w:rsidRDefault="005D3AEE">
            <w:pPr>
              <w:pStyle w:val="Compact"/>
            </w:pPr>
            <w:r>
              <w:rPr>
                <w:sz w:val="18"/>
              </w:rPr>
              <w:t>180 (2.1)</w:t>
            </w:r>
          </w:p>
        </w:tc>
        <w:tc>
          <w:tcPr>
            <w:tcW w:w="0" w:type="auto"/>
          </w:tcPr>
          <w:p w14:paraId="7BF56CEE" w14:textId="77777777" w:rsidR="008D1CEE" w:rsidRDefault="005D3AEE">
            <w:pPr>
              <w:pStyle w:val="Compact"/>
            </w:pPr>
            <w:r>
              <w:rPr>
                <w:sz w:val="18"/>
              </w:rPr>
              <w:t>5,278 (3.9)</w:t>
            </w:r>
          </w:p>
        </w:tc>
        <w:tc>
          <w:tcPr>
            <w:tcW w:w="0" w:type="auto"/>
          </w:tcPr>
          <w:p w14:paraId="1160F2F4" w14:textId="77777777" w:rsidR="008D1CEE" w:rsidRDefault="005D3AEE">
            <w:pPr>
              <w:pStyle w:val="Compact"/>
            </w:pPr>
            <w:r>
              <w:rPr>
                <w:sz w:val="18"/>
              </w:rPr>
              <w:t>suppressed (secondary)</w:t>
            </w:r>
          </w:p>
        </w:tc>
      </w:tr>
      <w:tr w:rsidR="008D1CEE" w14:paraId="09B72217" w14:textId="77777777">
        <w:tc>
          <w:tcPr>
            <w:tcW w:w="0" w:type="auto"/>
          </w:tcPr>
          <w:p w14:paraId="1529E04B" w14:textId="77777777" w:rsidR="008D1CEE" w:rsidRDefault="005D3AEE">
            <w:pPr>
              <w:pStyle w:val="Compact"/>
            </w:pPr>
            <w:r>
              <w:rPr>
                <w:sz w:val="18"/>
              </w:rPr>
              <w:t>Self-reported race, n (%)</w:t>
            </w:r>
          </w:p>
        </w:tc>
        <w:tc>
          <w:tcPr>
            <w:tcW w:w="0" w:type="auto"/>
          </w:tcPr>
          <w:p w14:paraId="028E5812" w14:textId="77777777" w:rsidR="008D1CEE" w:rsidRDefault="008D1CEE">
            <w:pPr>
              <w:pStyle w:val="Compact"/>
            </w:pPr>
          </w:p>
        </w:tc>
        <w:tc>
          <w:tcPr>
            <w:tcW w:w="0" w:type="auto"/>
          </w:tcPr>
          <w:p w14:paraId="29D54E35" w14:textId="77777777" w:rsidR="008D1CEE" w:rsidRDefault="008D1CEE">
            <w:pPr>
              <w:pStyle w:val="Compact"/>
            </w:pPr>
          </w:p>
        </w:tc>
        <w:tc>
          <w:tcPr>
            <w:tcW w:w="0" w:type="auto"/>
          </w:tcPr>
          <w:p w14:paraId="77260C69" w14:textId="77777777" w:rsidR="008D1CEE" w:rsidRDefault="008D1CEE">
            <w:pPr>
              <w:pStyle w:val="Compact"/>
            </w:pPr>
          </w:p>
        </w:tc>
      </w:tr>
      <w:tr w:rsidR="008D1CEE" w14:paraId="41CBAC9B" w14:textId="77777777">
        <w:tc>
          <w:tcPr>
            <w:tcW w:w="0" w:type="auto"/>
          </w:tcPr>
          <w:p w14:paraId="51A38F44" w14:textId="77777777" w:rsidR="008D1CEE" w:rsidRDefault="005D3AEE">
            <w:pPr>
              <w:pStyle w:val="Compact"/>
            </w:pPr>
            <w:r>
              <w:rPr>
                <w:sz w:val="18"/>
              </w:rPr>
              <w:t>White</w:t>
            </w:r>
          </w:p>
        </w:tc>
        <w:tc>
          <w:tcPr>
            <w:tcW w:w="0" w:type="auto"/>
          </w:tcPr>
          <w:p w14:paraId="0ABC056A" w14:textId="77777777" w:rsidR="008D1CEE" w:rsidRDefault="005D3AEE">
            <w:pPr>
              <w:pStyle w:val="Compact"/>
            </w:pPr>
            <w:r>
              <w:rPr>
                <w:sz w:val="18"/>
              </w:rPr>
              <w:t>8,117 (95.2)</w:t>
            </w:r>
          </w:p>
        </w:tc>
        <w:tc>
          <w:tcPr>
            <w:tcW w:w="0" w:type="auto"/>
          </w:tcPr>
          <w:p w14:paraId="6A286196" w14:textId="77777777" w:rsidR="008D1CEE" w:rsidRDefault="005D3AEE">
            <w:pPr>
              <w:pStyle w:val="Compact"/>
            </w:pPr>
            <w:r>
              <w:rPr>
                <w:sz w:val="18"/>
              </w:rPr>
              <w:t>126,790 (94.1)</w:t>
            </w:r>
          </w:p>
        </w:tc>
        <w:tc>
          <w:tcPr>
            <w:tcW w:w="0" w:type="auto"/>
          </w:tcPr>
          <w:p w14:paraId="2A34AC88" w14:textId="77777777" w:rsidR="008D1CEE" w:rsidRDefault="005D3AEE">
            <w:pPr>
              <w:pStyle w:val="Compact"/>
            </w:pPr>
            <w:r>
              <w:rPr>
                <w:sz w:val="18"/>
              </w:rPr>
              <w:t>7,611 (95.2)</w:t>
            </w:r>
          </w:p>
        </w:tc>
      </w:tr>
      <w:tr w:rsidR="008D1CEE" w14:paraId="449FC1B0" w14:textId="77777777">
        <w:tc>
          <w:tcPr>
            <w:tcW w:w="0" w:type="auto"/>
          </w:tcPr>
          <w:p w14:paraId="3DA98FEC" w14:textId="77777777" w:rsidR="008D1CEE" w:rsidRDefault="005D3AEE">
            <w:pPr>
              <w:pStyle w:val="Compact"/>
            </w:pPr>
            <w:r>
              <w:rPr>
                <w:sz w:val="18"/>
              </w:rPr>
              <w:t>Other, multiple, or not reported</w:t>
            </w:r>
          </w:p>
        </w:tc>
        <w:tc>
          <w:tcPr>
            <w:tcW w:w="0" w:type="auto"/>
          </w:tcPr>
          <w:p w14:paraId="2D0333DE" w14:textId="77777777" w:rsidR="008D1CEE" w:rsidRDefault="005D3AEE">
            <w:pPr>
              <w:pStyle w:val="Compact"/>
            </w:pPr>
            <w:r>
              <w:rPr>
                <w:sz w:val="18"/>
              </w:rPr>
              <w:t>411 (4.8)</w:t>
            </w:r>
          </w:p>
        </w:tc>
        <w:tc>
          <w:tcPr>
            <w:tcW w:w="0" w:type="auto"/>
          </w:tcPr>
          <w:p w14:paraId="6EE98B09" w14:textId="77777777" w:rsidR="008D1CEE" w:rsidRDefault="005D3AEE">
            <w:pPr>
              <w:pStyle w:val="Compact"/>
            </w:pPr>
            <w:r>
              <w:rPr>
                <w:sz w:val="18"/>
              </w:rPr>
              <w:t>7,937 (5.9)</w:t>
            </w:r>
          </w:p>
        </w:tc>
        <w:tc>
          <w:tcPr>
            <w:tcW w:w="0" w:type="auto"/>
          </w:tcPr>
          <w:p w14:paraId="1087CBBD" w14:textId="77777777" w:rsidR="008D1CEE" w:rsidRDefault="005D3AEE">
            <w:pPr>
              <w:pStyle w:val="Compact"/>
            </w:pPr>
            <w:r>
              <w:rPr>
                <w:sz w:val="18"/>
              </w:rPr>
              <w:t>385 (4.8)</w:t>
            </w:r>
          </w:p>
        </w:tc>
      </w:tr>
      <w:tr w:rsidR="008D1CEE" w14:paraId="187524B7" w14:textId="77777777">
        <w:tc>
          <w:tcPr>
            <w:tcW w:w="0" w:type="auto"/>
          </w:tcPr>
          <w:p w14:paraId="3FD66756" w14:textId="77777777" w:rsidR="008D1CEE" w:rsidRDefault="005D3AEE">
            <w:pPr>
              <w:pStyle w:val="Compact"/>
            </w:pPr>
            <w:r>
              <w:rPr>
                <w:sz w:val="18"/>
              </w:rPr>
              <w:t>Sequencing center, n (%)</w:t>
            </w:r>
          </w:p>
        </w:tc>
        <w:tc>
          <w:tcPr>
            <w:tcW w:w="0" w:type="auto"/>
          </w:tcPr>
          <w:p w14:paraId="1F472563" w14:textId="77777777" w:rsidR="008D1CEE" w:rsidRDefault="008D1CEE">
            <w:pPr>
              <w:pStyle w:val="Compact"/>
            </w:pPr>
          </w:p>
        </w:tc>
        <w:tc>
          <w:tcPr>
            <w:tcW w:w="0" w:type="auto"/>
          </w:tcPr>
          <w:p w14:paraId="077203F6" w14:textId="77777777" w:rsidR="008D1CEE" w:rsidRDefault="008D1CEE">
            <w:pPr>
              <w:pStyle w:val="Compact"/>
            </w:pPr>
          </w:p>
        </w:tc>
        <w:tc>
          <w:tcPr>
            <w:tcW w:w="0" w:type="auto"/>
          </w:tcPr>
          <w:p w14:paraId="3C0EA24C" w14:textId="77777777" w:rsidR="008D1CEE" w:rsidRDefault="008D1CEE">
            <w:pPr>
              <w:pStyle w:val="Compact"/>
            </w:pPr>
          </w:p>
        </w:tc>
      </w:tr>
      <w:tr w:rsidR="008D1CEE" w14:paraId="30DC40C8" w14:textId="77777777">
        <w:tc>
          <w:tcPr>
            <w:tcW w:w="0" w:type="auto"/>
          </w:tcPr>
          <w:p w14:paraId="610E318F" w14:textId="77777777" w:rsidR="008D1CEE" w:rsidRDefault="005D3AEE">
            <w:pPr>
              <w:pStyle w:val="Compact"/>
            </w:pPr>
            <w:r>
              <w:rPr>
                <w:sz w:val="18"/>
              </w:rPr>
              <w:t>Broad Institute</w:t>
            </w:r>
          </w:p>
        </w:tc>
        <w:tc>
          <w:tcPr>
            <w:tcW w:w="0" w:type="auto"/>
          </w:tcPr>
          <w:p w14:paraId="789013D0" w14:textId="77777777" w:rsidR="008D1CEE" w:rsidRDefault="005D3AEE">
            <w:pPr>
              <w:pStyle w:val="Compact"/>
            </w:pPr>
            <w:r>
              <w:rPr>
                <w:sz w:val="18"/>
              </w:rPr>
              <w:t>4,963 (58.2)</w:t>
            </w:r>
          </w:p>
        </w:tc>
        <w:tc>
          <w:tcPr>
            <w:tcW w:w="0" w:type="auto"/>
          </w:tcPr>
          <w:p w14:paraId="4A54FCBC" w14:textId="77777777" w:rsidR="008D1CEE" w:rsidRDefault="005D3AEE">
            <w:pPr>
              <w:pStyle w:val="Compact"/>
            </w:pPr>
            <w:r>
              <w:rPr>
                <w:sz w:val="18"/>
              </w:rPr>
              <w:t>79,319 (58.9)</w:t>
            </w:r>
          </w:p>
        </w:tc>
        <w:tc>
          <w:tcPr>
            <w:tcW w:w="0" w:type="auto"/>
          </w:tcPr>
          <w:p w14:paraId="3970A0F9" w14:textId="77777777" w:rsidR="008D1CEE" w:rsidRDefault="005D3AEE">
            <w:pPr>
              <w:pStyle w:val="Compact"/>
            </w:pPr>
            <w:r>
              <w:rPr>
                <w:sz w:val="18"/>
              </w:rPr>
              <w:t>4,639 (58.0)</w:t>
            </w:r>
          </w:p>
        </w:tc>
      </w:tr>
      <w:tr w:rsidR="008D1CEE" w14:paraId="40C95C3F" w14:textId="77777777">
        <w:tc>
          <w:tcPr>
            <w:tcW w:w="0" w:type="auto"/>
          </w:tcPr>
          <w:p w14:paraId="0CAE07B6" w14:textId="77777777" w:rsidR="008D1CEE" w:rsidRDefault="005D3AEE">
            <w:pPr>
              <w:pStyle w:val="Compact"/>
            </w:pPr>
            <w:r>
              <w:rPr>
                <w:sz w:val="18"/>
              </w:rPr>
              <w:t>University of Washington</w:t>
            </w:r>
          </w:p>
        </w:tc>
        <w:tc>
          <w:tcPr>
            <w:tcW w:w="0" w:type="auto"/>
          </w:tcPr>
          <w:p w14:paraId="0B6A766F" w14:textId="77777777" w:rsidR="008D1CEE" w:rsidRDefault="005D3AEE">
            <w:pPr>
              <w:pStyle w:val="Compact"/>
            </w:pPr>
            <w:r>
              <w:rPr>
                <w:sz w:val="18"/>
              </w:rPr>
              <w:t>997 (11.7)</w:t>
            </w:r>
          </w:p>
        </w:tc>
        <w:tc>
          <w:tcPr>
            <w:tcW w:w="0" w:type="auto"/>
          </w:tcPr>
          <w:p w14:paraId="0E4E4556" w14:textId="77777777" w:rsidR="008D1CEE" w:rsidRDefault="005D3AEE">
            <w:pPr>
              <w:pStyle w:val="Compact"/>
            </w:pPr>
            <w:r>
              <w:rPr>
                <w:sz w:val="18"/>
              </w:rPr>
              <w:t>16,069 (11.9)</w:t>
            </w:r>
          </w:p>
        </w:tc>
        <w:tc>
          <w:tcPr>
            <w:tcW w:w="0" w:type="auto"/>
          </w:tcPr>
          <w:p w14:paraId="6BC6B2E1" w14:textId="77777777" w:rsidR="008D1CEE" w:rsidRDefault="005D3AEE">
            <w:pPr>
              <w:pStyle w:val="Compact"/>
            </w:pPr>
            <w:r>
              <w:rPr>
                <w:sz w:val="18"/>
              </w:rPr>
              <w:t>936 (11.7)</w:t>
            </w:r>
          </w:p>
        </w:tc>
      </w:tr>
      <w:tr w:rsidR="008D1CEE" w14:paraId="06CE7779" w14:textId="77777777">
        <w:tc>
          <w:tcPr>
            <w:tcW w:w="0" w:type="auto"/>
          </w:tcPr>
          <w:p w14:paraId="07E4B621" w14:textId="77777777" w:rsidR="008D1CEE" w:rsidRDefault="005D3AEE">
            <w:pPr>
              <w:pStyle w:val="Compact"/>
            </w:pPr>
            <w:r>
              <w:rPr>
                <w:sz w:val="18"/>
              </w:rPr>
              <w:t>Baylor College of Medicine</w:t>
            </w:r>
          </w:p>
        </w:tc>
        <w:tc>
          <w:tcPr>
            <w:tcW w:w="0" w:type="auto"/>
          </w:tcPr>
          <w:p w14:paraId="6C2BD046" w14:textId="77777777" w:rsidR="008D1CEE" w:rsidRDefault="005D3AEE">
            <w:pPr>
              <w:pStyle w:val="Compact"/>
            </w:pPr>
            <w:r>
              <w:rPr>
                <w:sz w:val="18"/>
              </w:rPr>
              <w:t>2,568 (30.1)</w:t>
            </w:r>
          </w:p>
        </w:tc>
        <w:tc>
          <w:tcPr>
            <w:tcW w:w="0" w:type="auto"/>
          </w:tcPr>
          <w:p w14:paraId="67E207C9" w14:textId="77777777" w:rsidR="008D1CEE" w:rsidRDefault="005D3AEE">
            <w:pPr>
              <w:pStyle w:val="Compact"/>
            </w:pPr>
            <w:r>
              <w:rPr>
                <w:sz w:val="18"/>
              </w:rPr>
              <w:t>39,339 (29.2)</w:t>
            </w:r>
          </w:p>
        </w:tc>
        <w:tc>
          <w:tcPr>
            <w:tcW w:w="0" w:type="auto"/>
          </w:tcPr>
          <w:p w14:paraId="65519BAF" w14:textId="77777777" w:rsidR="008D1CEE" w:rsidRDefault="005D3AEE">
            <w:pPr>
              <w:pStyle w:val="Compact"/>
            </w:pPr>
            <w:r>
              <w:rPr>
                <w:sz w:val="18"/>
              </w:rPr>
              <w:t>2,421 (30.3)</w:t>
            </w:r>
          </w:p>
        </w:tc>
      </w:tr>
      <w:tr w:rsidR="008D1CEE" w14:paraId="00FE59DA" w14:textId="77777777">
        <w:tc>
          <w:tcPr>
            <w:tcW w:w="0" w:type="auto"/>
          </w:tcPr>
          <w:p w14:paraId="39CA09D7" w14:textId="77777777" w:rsidR="008D1CEE" w:rsidRDefault="005D3AEE">
            <w:pPr>
              <w:pStyle w:val="Compact"/>
            </w:pPr>
            <w:r>
              <w:rPr>
                <w:sz w:val="18"/>
              </w:rPr>
              <w:t>Sequencer, n (%)</w:t>
            </w:r>
          </w:p>
        </w:tc>
        <w:tc>
          <w:tcPr>
            <w:tcW w:w="0" w:type="auto"/>
          </w:tcPr>
          <w:p w14:paraId="16E84F61" w14:textId="77777777" w:rsidR="008D1CEE" w:rsidRDefault="008D1CEE">
            <w:pPr>
              <w:pStyle w:val="Compact"/>
            </w:pPr>
          </w:p>
        </w:tc>
        <w:tc>
          <w:tcPr>
            <w:tcW w:w="0" w:type="auto"/>
          </w:tcPr>
          <w:p w14:paraId="693A00A5" w14:textId="77777777" w:rsidR="008D1CEE" w:rsidRDefault="008D1CEE">
            <w:pPr>
              <w:pStyle w:val="Compact"/>
            </w:pPr>
          </w:p>
        </w:tc>
        <w:tc>
          <w:tcPr>
            <w:tcW w:w="0" w:type="auto"/>
          </w:tcPr>
          <w:p w14:paraId="7137B3EC" w14:textId="77777777" w:rsidR="008D1CEE" w:rsidRDefault="008D1CEE">
            <w:pPr>
              <w:pStyle w:val="Compact"/>
            </w:pPr>
          </w:p>
        </w:tc>
      </w:tr>
      <w:tr w:rsidR="008D1CEE" w14:paraId="39B719AE" w14:textId="77777777">
        <w:tc>
          <w:tcPr>
            <w:tcW w:w="0" w:type="auto"/>
          </w:tcPr>
          <w:p w14:paraId="38C9B013" w14:textId="77777777" w:rsidR="008D1CEE" w:rsidRDefault="005D3AEE">
            <w:pPr>
              <w:pStyle w:val="Compact"/>
            </w:pPr>
            <w:r>
              <w:rPr>
                <w:sz w:val="18"/>
              </w:rPr>
              <w:t>NovaSeq6000 S4</w:t>
            </w:r>
          </w:p>
        </w:tc>
        <w:tc>
          <w:tcPr>
            <w:tcW w:w="0" w:type="auto"/>
          </w:tcPr>
          <w:p w14:paraId="2C74A55E" w14:textId="77777777" w:rsidR="008D1CEE" w:rsidRDefault="005D3AEE">
            <w:pPr>
              <w:pStyle w:val="Compact"/>
            </w:pPr>
            <w:r>
              <w:rPr>
                <w:sz w:val="18"/>
              </w:rPr>
              <w:t>8,293 (97.2)</w:t>
            </w:r>
          </w:p>
        </w:tc>
        <w:tc>
          <w:tcPr>
            <w:tcW w:w="0" w:type="auto"/>
          </w:tcPr>
          <w:p w14:paraId="11F8CBA3" w14:textId="77777777" w:rsidR="008D1CEE" w:rsidRDefault="005D3AEE">
            <w:pPr>
              <w:pStyle w:val="Compact"/>
            </w:pPr>
            <w:r>
              <w:rPr>
                <w:sz w:val="18"/>
              </w:rPr>
              <w:t>127,580 (94.7)</w:t>
            </w:r>
          </w:p>
        </w:tc>
        <w:tc>
          <w:tcPr>
            <w:tcW w:w="0" w:type="auto"/>
          </w:tcPr>
          <w:p w14:paraId="10A8E071" w14:textId="77777777" w:rsidR="008D1CEE" w:rsidRDefault="005D3AEE">
            <w:pPr>
              <w:pStyle w:val="Compact"/>
            </w:pPr>
            <w:r>
              <w:rPr>
                <w:sz w:val="18"/>
              </w:rPr>
              <w:t>suppressed (secondary)</w:t>
            </w:r>
          </w:p>
        </w:tc>
      </w:tr>
      <w:tr w:rsidR="008D1CEE" w14:paraId="13D53214" w14:textId="77777777">
        <w:tc>
          <w:tcPr>
            <w:tcW w:w="0" w:type="auto"/>
          </w:tcPr>
          <w:p w14:paraId="4060FEC1" w14:textId="77777777" w:rsidR="008D1CEE" w:rsidRDefault="005D3AEE">
            <w:pPr>
              <w:pStyle w:val="Compact"/>
            </w:pPr>
            <w:r>
              <w:rPr>
                <w:sz w:val="18"/>
              </w:rPr>
              <w:t>NovaSeq X 25B</w:t>
            </w:r>
          </w:p>
        </w:tc>
        <w:tc>
          <w:tcPr>
            <w:tcW w:w="0" w:type="auto"/>
          </w:tcPr>
          <w:p w14:paraId="641A0415" w14:textId="77777777" w:rsidR="008D1CEE" w:rsidRDefault="005D3AEE">
            <w:pPr>
              <w:pStyle w:val="Compact"/>
            </w:pPr>
            <w:r>
              <w:rPr>
                <w:sz w:val="18"/>
              </w:rPr>
              <w:t>235 (2.8)</w:t>
            </w:r>
          </w:p>
        </w:tc>
        <w:tc>
          <w:tcPr>
            <w:tcW w:w="0" w:type="auto"/>
          </w:tcPr>
          <w:p w14:paraId="551B8EE4" w14:textId="77777777" w:rsidR="008D1CEE" w:rsidRDefault="005D3AEE">
            <w:pPr>
              <w:pStyle w:val="Compact"/>
            </w:pPr>
            <w:r>
              <w:rPr>
                <w:sz w:val="18"/>
              </w:rPr>
              <w:t>7,147 (5.3)</w:t>
            </w:r>
          </w:p>
        </w:tc>
        <w:tc>
          <w:tcPr>
            <w:tcW w:w="0" w:type="auto"/>
          </w:tcPr>
          <w:p w14:paraId="1D45A4EF" w14:textId="77777777" w:rsidR="008D1CEE" w:rsidRDefault="005D3AEE">
            <w:pPr>
              <w:pStyle w:val="Compact"/>
            </w:pPr>
            <w:r>
              <w:rPr>
                <w:sz w:val="18"/>
              </w:rPr>
              <w:t>suppressed (secondary)</w:t>
            </w:r>
          </w:p>
        </w:tc>
      </w:tr>
    </w:tbl>
    <w:p w14:paraId="74EEE727" w14:textId="77777777" w:rsidR="008D1CEE" w:rsidRDefault="008D1CEE">
      <w:pPr>
        <w:spacing w:line="480" w:lineRule="auto"/>
      </w:pPr>
    </w:p>
    <w:p w14:paraId="0C26C4B9" w14:textId="396DF330" w:rsidR="008D1CEE" w:rsidRPr="002B5655" w:rsidRDefault="005D3AEE">
      <w:pPr>
        <w:pStyle w:val="TableCaption"/>
        <w:spacing w:line="480" w:lineRule="auto"/>
        <w:rPr>
          <w:i w:val="0"/>
          <w:iCs/>
        </w:rPr>
      </w:pPr>
      <w:r w:rsidRPr="002B5655">
        <w:rPr>
          <w:b/>
          <w:bCs/>
          <w:i w:val="0"/>
          <w:iCs/>
        </w:rPr>
        <w:lastRenderedPageBreak/>
        <w:t>Table 2.</w:t>
      </w:r>
      <w:r w:rsidRPr="002B5655">
        <w:rPr>
          <w:i w:val="0"/>
          <w:iCs/>
        </w:rPr>
        <w:t xml:space="preserve"> Joint logistic model of case status and cross-validated discrimination. Models adjust for age at last EHR observation, PC1–10, sequencing centre and sequencer. The AUC 95% CI is DeLong’s interval for the first repeat. For </w:t>
      </w:r>
      <m:oMath>
        <m:r>
          <w:rPr>
            <w:rFonts w:ascii="Cambria Math" w:hAnsi="Cambria Math"/>
          </w:rPr>
          <m:t>Δ</m:t>
        </m:r>
      </m:oMath>
      <w:r w:rsidRPr="002B5655">
        <w:rPr>
          <w:i w:val="0"/>
          <w:iCs/>
        </w:rPr>
        <w:t xml:space="preserve">AUC, the interval is the mean of the per-repeat DeLong intervals and </w:t>
      </w:r>
      <m:oMath>
        <m:r>
          <w:rPr>
            <w:rFonts w:ascii="Cambria Math" w:hAnsi="Cambria Math"/>
          </w:rPr>
          <m:t>P</m:t>
        </m:r>
      </m:oMath>
      <w:r w:rsidRPr="002B5655">
        <w:rPr>
          <w:i w:val="0"/>
          <w:iCs/>
        </w:rPr>
        <w:t xml:space="preserve"> is the median over repeats. </w:t>
      </w:r>
      <m:oMath>
        <m:r>
          <w:rPr>
            <w:rFonts w:ascii="Cambria Math" w:hAnsi="Cambria Math"/>
          </w:rPr>
          <m:t>n</m:t>
        </m:r>
        <m:r>
          <w:rPr>
            <w:rFonts w:ascii="Cambria Math" w:hAnsi="Cambria Math"/>
          </w:rPr>
          <m:t>=141,204</m:t>
        </m:r>
      </m:oMath>
      <w:r w:rsidRPr="002B5655">
        <w:rPr>
          <w:i w:val="0"/>
          <w:iCs/>
        </w:rPr>
        <w:t xml:space="preserve"> (8,528 cases).</w:t>
      </w:r>
    </w:p>
    <w:tbl>
      <w:tblPr>
        <w:tblStyle w:val="PlainTable2"/>
        <w:tblW w:w="0" w:type="auto"/>
        <w:tblLook w:val="0020" w:firstRow="1" w:lastRow="0" w:firstColumn="0" w:lastColumn="0" w:noHBand="0" w:noVBand="0"/>
      </w:tblPr>
      <w:tblGrid>
        <w:gridCol w:w="2783"/>
        <w:gridCol w:w="1850"/>
        <w:gridCol w:w="1285"/>
      </w:tblGrid>
      <w:tr w:rsidR="008D1CEE" w14:paraId="22907D1A" w14:textId="77777777" w:rsidTr="003C1B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55A2EE" w14:textId="77777777" w:rsidR="008D1CEE" w:rsidRPr="003C1B49" w:rsidRDefault="008D1CEE">
            <w:pPr>
              <w:pStyle w:val="Compact"/>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5E58675D" w14:textId="77777777" w:rsidR="008D1CEE" w:rsidRPr="003C1B49" w:rsidRDefault="005D3AEE">
            <w:pPr>
              <w:pStyle w:val="Compact"/>
              <w:rPr>
                <w:sz w:val="20"/>
                <w:szCs w:val="20"/>
              </w:rPr>
            </w:pPr>
            <w:r w:rsidRPr="003C1B49">
              <w:rPr>
                <w:sz w:val="20"/>
                <w:szCs w:val="20"/>
              </w:rPr>
              <w:t>Estimate (95% CI)</w:t>
            </w:r>
          </w:p>
        </w:tc>
        <w:tc>
          <w:tcPr>
            <w:cnfStyle w:val="000010000000" w:firstRow="0" w:lastRow="0" w:firstColumn="0" w:lastColumn="0" w:oddVBand="1" w:evenVBand="0" w:oddHBand="0" w:evenHBand="0" w:firstRowFirstColumn="0" w:firstRowLastColumn="0" w:lastRowFirstColumn="0" w:lastRowLastColumn="0"/>
            <w:tcW w:w="0" w:type="auto"/>
          </w:tcPr>
          <w:p w14:paraId="00825200" w14:textId="77777777" w:rsidR="008D1CEE" w:rsidRPr="003C1B49" w:rsidRDefault="005D3AEE">
            <w:pPr>
              <w:pStyle w:val="Compact"/>
              <w:rPr>
                <w:sz w:val="20"/>
                <w:szCs w:val="20"/>
              </w:rPr>
            </w:pPr>
            <m:oMath>
              <m:r>
                <m:rPr>
                  <m:sty m:val="bi"/>
                </m:rPr>
                <w:rPr>
                  <w:rFonts w:ascii="Cambria Math" w:hAnsi="Cambria Math"/>
                  <w:sz w:val="20"/>
                  <w:szCs w:val="20"/>
                </w:rPr>
                <m:t>P</m:t>
              </m:r>
            </m:oMath>
            <w:r w:rsidRPr="003C1B49">
              <w:rPr>
                <w:sz w:val="20"/>
                <w:szCs w:val="20"/>
              </w:rPr>
              <w:t>​</w:t>
            </w:r>
          </w:p>
        </w:tc>
      </w:tr>
      <w:tr w:rsidR="008D1CEE" w14:paraId="7E901DB5"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3"/>
          </w:tcPr>
          <w:p w14:paraId="1C1C23A4" w14:textId="77777777" w:rsidR="008D1CEE" w:rsidRPr="003C1B49" w:rsidRDefault="005D3AEE">
            <w:pPr>
              <w:pStyle w:val="Compact"/>
              <w:rPr>
                <w:sz w:val="20"/>
                <w:szCs w:val="20"/>
              </w:rPr>
            </w:pPr>
            <w:r w:rsidRPr="003C1B49">
              <w:rPr>
                <w:i/>
                <w:iCs/>
                <w:sz w:val="20"/>
                <w:szCs w:val="20"/>
              </w:rPr>
              <w:t>A. Joint model, full cohort (OR per SD)</w:t>
            </w:r>
          </w:p>
        </w:tc>
      </w:tr>
      <w:tr w:rsidR="008D1CEE" w14:paraId="352D7674"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9D0AA1D" w14:textId="77777777" w:rsidR="008D1CEE" w:rsidRPr="003C1B49" w:rsidRDefault="005D3AEE">
            <w:pPr>
              <w:pStyle w:val="Compact"/>
              <w:rPr>
                <w:sz w:val="20"/>
                <w:szCs w:val="20"/>
              </w:rPr>
            </w:pPr>
            <w:r w:rsidRPr="003C1B49">
              <w:rPr>
                <w:sz w:val="20"/>
                <w:szCs w:val="20"/>
              </w:rPr>
              <w:t>PRS311</w:t>
            </w:r>
          </w:p>
        </w:tc>
        <w:tc>
          <w:tcPr>
            <w:cnfStyle w:val="000001000000" w:firstRow="0" w:lastRow="0" w:firstColumn="0" w:lastColumn="0" w:oddVBand="0" w:evenVBand="1" w:oddHBand="0" w:evenHBand="0" w:firstRowFirstColumn="0" w:firstRowLastColumn="0" w:lastRowFirstColumn="0" w:lastRowLastColumn="0"/>
            <w:tcW w:w="0" w:type="auto"/>
          </w:tcPr>
          <w:p w14:paraId="551B1EA2" w14:textId="77777777" w:rsidR="008D1CEE" w:rsidRPr="003C1B49" w:rsidRDefault="005D3AEE">
            <w:pPr>
              <w:pStyle w:val="Compact"/>
              <w:rPr>
                <w:sz w:val="20"/>
                <w:szCs w:val="20"/>
              </w:rPr>
            </w:pPr>
            <w:r w:rsidRPr="003C1B49">
              <w:rPr>
                <w:sz w:val="20"/>
                <w:szCs w:val="20"/>
              </w:rPr>
              <w:t>1.55 (1.52–1.59)</w:t>
            </w:r>
          </w:p>
        </w:tc>
        <w:tc>
          <w:tcPr>
            <w:cnfStyle w:val="000010000000" w:firstRow="0" w:lastRow="0" w:firstColumn="0" w:lastColumn="0" w:oddVBand="1" w:evenVBand="0" w:oddHBand="0" w:evenHBand="0" w:firstRowFirstColumn="0" w:firstRowLastColumn="0" w:lastRowFirstColumn="0" w:lastRowLastColumn="0"/>
            <w:tcW w:w="0" w:type="auto"/>
          </w:tcPr>
          <w:p w14:paraId="0C730FAF" w14:textId="77777777" w:rsidR="008D1CEE" w:rsidRPr="003C1B49" w:rsidRDefault="005D3AEE">
            <w:pPr>
              <w:pStyle w:val="Compact"/>
              <w:rPr>
                <w:sz w:val="20"/>
                <w:szCs w:val="20"/>
              </w:rPr>
            </w:pPr>
            <m:oMath>
              <m:r>
                <m:rPr>
                  <m:sty m:val="p"/>
                </m:rPr>
                <w:rPr>
                  <w:rFonts w:ascii="Cambria Math" w:hAnsi="Cambria Math"/>
                  <w:sz w:val="20"/>
                  <w:szCs w:val="20"/>
                </w:rPr>
                <m:t>&lt;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300</m:t>
                  </m:r>
                </m:sup>
              </m:sSup>
            </m:oMath>
            <w:r w:rsidRPr="003C1B49">
              <w:rPr>
                <w:sz w:val="20"/>
                <w:szCs w:val="20"/>
              </w:rPr>
              <w:t>​</w:t>
            </w:r>
          </w:p>
        </w:tc>
      </w:tr>
      <w:tr w:rsidR="008D1CEE" w14:paraId="4A007FA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261DBA" w14:textId="77777777" w:rsidR="008D1CEE" w:rsidRPr="003C1B49" w:rsidRDefault="005D3AEE">
            <w:pPr>
              <w:pStyle w:val="Compact"/>
              <w:rPr>
                <w:sz w:val="20"/>
                <w:szCs w:val="20"/>
              </w:rPr>
            </w:pPr>
            <w:r w:rsidRPr="003C1B49">
              <w:rPr>
                <w:sz w:val="20"/>
                <w:szCs w:val="20"/>
              </w:rPr>
              <w:t>Burden</w:t>
            </w:r>
            <m:oMath>
              <m:sSub>
                <m:sSubPr>
                  <m:ctrlPr>
                    <w:rPr>
                      <w:rFonts w:ascii="Cambria Math" w:hAnsi="Cambria Math"/>
                      <w:sz w:val="20"/>
                      <w:szCs w:val="20"/>
                    </w:rPr>
                  </m:ctrlPr>
                </m:sSubPr>
                <m:e>
                  <m:r>
                    <w:rPr>
                      <w:rFonts w:ascii="Cambria Math" w:hAnsi="Cambria Math"/>
                      <w:sz w:val="20"/>
                      <w:szCs w:val="20"/>
                    </w:rPr>
                    <m:t>​</m:t>
                  </m:r>
                </m:e>
                <m:sub>
                  <m:r>
                    <m:rPr>
                      <m:nor/>
                    </m:rPr>
                    <w:rPr>
                      <w:sz w:val="20"/>
                      <w:szCs w:val="20"/>
                    </w:rPr>
                    <m:t>rare</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4D4F3D63" w14:textId="77777777" w:rsidR="008D1CEE" w:rsidRPr="003C1B49" w:rsidRDefault="005D3AEE">
            <w:pPr>
              <w:pStyle w:val="Compact"/>
              <w:rPr>
                <w:sz w:val="20"/>
                <w:szCs w:val="20"/>
              </w:rPr>
            </w:pPr>
            <w:r w:rsidRPr="003C1B49">
              <w:rPr>
                <w:sz w:val="20"/>
                <w:szCs w:val="20"/>
              </w:rPr>
              <w:t>1.25 (1.23–1.26)</w:t>
            </w:r>
          </w:p>
        </w:tc>
        <w:tc>
          <w:tcPr>
            <w:cnfStyle w:val="000010000000" w:firstRow="0" w:lastRow="0" w:firstColumn="0" w:lastColumn="0" w:oddVBand="1" w:evenVBand="0" w:oddHBand="0" w:evenHBand="0" w:firstRowFirstColumn="0" w:firstRowLastColumn="0" w:lastRowFirstColumn="0" w:lastRowLastColumn="0"/>
            <w:tcW w:w="0" w:type="auto"/>
          </w:tcPr>
          <w:p w14:paraId="73F2F07A" w14:textId="77777777" w:rsidR="008D1CEE" w:rsidRPr="003C1B49" w:rsidRDefault="005D3AEE">
            <w:pPr>
              <w:pStyle w:val="Compact"/>
              <w:rPr>
                <w:sz w:val="20"/>
                <w:szCs w:val="20"/>
              </w:rPr>
            </w:pPr>
            <m:oMath>
              <m:r>
                <w:rPr>
                  <w:rFonts w:ascii="Cambria Math" w:hAnsi="Cambria Math"/>
                  <w:sz w:val="20"/>
                  <w:szCs w:val="20"/>
                </w:rPr>
                <m:t>3.6</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201</m:t>
                  </m:r>
                </m:sup>
              </m:sSup>
            </m:oMath>
            <w:r w:rsidRPr="003C1B49">
              <w:rPr>
                <w:sz w:val="20"/>
                <w:szCs w:val="20"/>
              </w:rPr>
              <w:t>​</w:t>
            </w:r>
          </w:p>
        </w:tc>
      </w:tr>
      <w:tr w:rsidR="008D1CEE" w14:paraId="14A48A27"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102D9212" w14:textId="77777777" w:rsidR="008D1CEE" w:rsidRPr="003C1B49" w:rsidRDefault="005D3AEE">
            <w:pPr>
              <w:pStyle w:val="Compact"/>
              <w:rPr>
                <w:sz w:val="20"/>
                <w:szCs w:val="20"/>
              </w:rPr>
            </w:pPr>
            <w:r w:rsidRPr="003C1B49">
              <w:rPr>
                <w:sz w:val="20"/>
                <w:szCs w:val="20"/>
              </w:rPr>
              <w:t xml:space="preserve">PRS311 </w:t>
            </w:r>
            <m:oMath>
              <m:r>
                <m:rPr>
                  <m:sty m:val="p"/>
                </m:rPr>
                <w:rPr>
                  <w:rFonts w:ascii="Cambria Math" w:hAnsi="Cambria Math"/>
                  <w:sz w:val="20"/>
                  <w:szCs w:val="20"/>
                </w:rPr>
                <m:t>×</m:t>
              </m:r>
            </m:oMath>
            <w:r w:rsidRPr="003C1B49">
              <w:rPr>
                <w:sz w:val="20"/>
                <w:szCs w:val="20"/>
              </w:rPr>
              <w:t xml:space="preserve"> Burden</w:t>
            </w:r>
            <m:oMath>
              <m:sSub>
                <m:sSubPr>
                  <m:ctrlPr>
                    <w:rPr>
                      <w:rFonts w:ascii="Cambria Math" w:hAnsi="Cambria Math"/>
                      <w:sz w:val="20"/>
                      <w:szCs w:val="20"/>
                    </w:rPr>
                  </m:ctrlPr>
                </m:sSubPr>
                <m:e>
                  <m:r>
                    <w:rPr>
                      <w:rFonts w:ascii="Cambria Math" w:hAnsi="Cambria Math"/>
                      <w:sz w:val="20"/>
                      <w:szCs w:val="20"/>
                    </w:rPr>
                    <m:t>​</m:t>
                  </m:r>
                </m:e>
                <m:sub>
                  <m:r>
                    <m:rPr>
                      <m:nor/>
                    </m:rPr>
                    <w:rPr>
                      <w:sz w:val="20"/>
                      <w:szCs w:val="20"/>
                    </w:rPr>
                    <m:t>rare</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3F4967B3" w14:textId="77777777" w:rsidR="008D1CEE" w:rsidRPr="003C1B49" w:rsidRDefault="005D3AEE">
            <w:pPr>
              <w:pStyle w:val="Compact"/>
              <w:rPr>
                <w:sz w:val="20"/>
                <w:szCs w:val="20"/>
              </w:rPr>
            </w:pPr>
            <w:r w:rsidRPr="003C1B49">
              <w:rPr>
                <w:sz w:val="20"/>
                <w:szCs w:val="20"/>
              </w:rPr>
              <w:t>0.97 (0.96–0.98)</w:t>
            </w:r>
          </w:p>
        </w:tc>
        <w:tc>
          <w:tcPr>
            <w:cnfStyle w:val="000010000000" w:firstRow="0" w:lastRow="0" w:firstColumn="0" w:lastColumn="0" w:oddVBand="1" w:evenVBand="0" w:oddHBand="0" w:evenHBand="0" w:firstRowFirstColumn="0" w:firstRowLastColumn="0" w:lastRowFirstColumn="0" w:lastRowLastColumn="0"/>
            <w:tcW w:w="0" w:type="auto"/>
          </w:tcPr>
          <w:p w14:paraId="7E1C097A" w14:textId="77777777" w:rsidR="008D1CEE" w:rsidRPr="003C1B49" w:rsidRDefault="005D3AEE">
            <w:pPr>
              <w:pStyle w:val="Compact"/>
              <w:rPr>
                <w:sz w:val="20"/>
                <w:szCs w:val="20"/>
              </w:rPr>
            </w:pPr>
            <m:oMath>
              <m:r>
                <w:rPr>
                  <w:rFonts w:ascii="Cambria Math" w:hAnsi="Cambria Math"/>
                  <w:sz w:val="20"/>
                  <w:szCs w:val="20"/>
                </w:rPr>
                <m:t>1.2</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5</m:t>
                  </m:r>
                </m:sup>
              </m:sSup>
            </m:oMath>
            <w:r w:rsidRPr="003C1B49">
              <w:rPr>
                <w:sz w:val="20"/>
                <w:szCs w:val="20"/>
              </w:rPr>
              <w:t>​</w:t>
            </w:r>
          </w:p>
        </w:tc>
      </w:tr>
      <w:tr w:rsidR="008D1CEE" w14:paraId="5A1CFC01"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3"/>
          </w:tcPr>
          <w:p w14:paraId="0754C52D" w14:textId="77777777" w:rsidR="008D1CEE" w:rsidRPr="003C1B49" w:rsidRDefault="005D3AEE">
            <w:pPr>
              <w:pStyle w:val="Compact"/>
              <w:rPr>
                <w:sz w:val="20"/>
                <w:szCs w:val="20"/>
              </w:rPr>
            </w:pPr>
            <w:r w:rsidRPr="003C1B49">
              <w:rPr>
                <w:i/>
                <w:iCs/>
                <w:sz w:val="20"/>
                <w:szCs w:val="20"/>
              </w:rPr>
              <w:t xml:space="preserve">B. Out-of-fold AUC, 10 </w:t>
            </w:r>
            <m:oMath>
              <m:r>
                <m:rPr>
                  <m:sty m:val="p"/>
                </m:rPr>
                <w:rPr>
                  <w:rFonts w:ascii="Cambria Math" w:hAnsi="Cambria Math"/>
                  <w:sz w:val="20"/>
                  <w:szCs w:val="20"/>
                </w:rPr>
                <m:t>×</m:t>
              </m:r>
            </m:oMath>
            <w:r w:rsidRPr="003C1B49">
              <w:rPr>
                <w:i/>
                <w:iCs/>
                <w:sz w:val="20"/>
                <w:szCs w:val="20"/>
              </w:rPr>
              <w:t xml:space="preserve"> 5-fold CV (mean; 95% CI from repeat 1)</w:t>
            </w:r>
          </w:p>
        </w:tc>
      </w:tr>
      <w:tr w:rsidR="008D1CEE" w14:paraId="0ED9F362"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24FC9618" w14:textId="77777777" w:rsidR="008D1CEE" w:rsidRPr="003C1B49" w:rsidRDefault="005D3AEE">
            <w:pPr>
              <w:pStyle w:val="Compact"/>
              <w:rPr>
                <w:sz w:val="20"/>
                <w:szCs w:val="20"/>
              </w:rPr>
            </w:pPr>
            <w:r w:rsidRPr="003C1B49">
              <w:rPr>
                <w:sz w:val="20"/>
                <w:szCs w:val="20"/>
              </w:rPr>
              <w:t>Covariates-only</w:t>
            </w:r>
          </w:p>
        </w:tc>
        <w:tc>
          <w:tcPr>
            <w:cnfStyle w:val="000001000000" w:firstRow="0" w:lastRow="0" w:firstColumn="0" w:lastColumn="0" w:oddVBand="0" w:evenVBand="1" w:oddHBand="0" w:evenHBand="0" w:firstRowFirstColumn="0" w:firstRowLastColumn="0" w:lastRowFirstColumn="0" w:lastRowLastColumn="0"/>
            <w:tcW w:w="0" w:type="auto"/>
          </w:tcPr>
          <w:p w14:paraId="0916E77F" w14:textId="77777777" w:rsidR="008D1CEE" w:rsidRPr="003C1B49" w:rsidRDefault="005D3AEE">
            <w:pPr>
              <w:pStyle w:val="Compact"/>
              <w:rPr>
                <w:sz w:val="20"/>
                <w:szCs w:val="20"/>
              </w:rPr>
            </w:pPr>
            <w:r w:rsidRPr="003C1B49">
              <w:rPr>
                <w:sz w:val="20"/>
                <w:szCs w:val="20"/>
              </w:rPr>
              <w:t>0.745 (0.741–0.750)</w:t>
            </w:r>
          </w:p>
        </w:tc>
        <w:tc>
          <w:tcPr>
            <w:cnfStyle w:val="000010000000" w:firstRow="0" w:lastRow="0" w:firstColumn="0" w:lastColumn="0" w:oddVBand="1" w:evenVBand="0" w:oddHBand="0" w:evenHBand="0" w:firstRowFirstColumn="0" w:firstRowLastColumn="0" w:lastRowFirstColumn="0" w:lastRowLastColumn="0"/>
            <w:tcW w:w="0" w:type="auto"/>
          </w:tcPr>
          <w:p w14:paraId="4EBB9F45" w14:textId="77777777" w:rsidR="008D1CEE" w:rsidRPr="003C1B49" w:rsidRDefault="005D3AEE">
            <w:pPr>
              <w:pStyle w:val="Compact"/>
              <w:rPr>
                <w:sz w:val="20"/>
                <w:szCs w:val="20"/>
              </w:rPr>
            </w:pPr>
            <w:r w:rsidRPr="003C1B49">
              <w:rPr>
                <w:sz w:val="20"/>
                <w:szCs w:val="20"/>
              </w:rPr>
              <w:t>–</w:t>
            </w:r>
          </w:p>
        </w:tc>
      </w:tr>
      <w:tr w:rsidR="008D1CEE" w14:paraId="7400E385"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5ABDDB" w14:textId="77777777" w:rsidR="008D1CEE" w:rsidRPr="003C1B49" w:rsidRDefault="005D3AEE">
            <w:pPr>
              <w:pStyle w:val="Compact"/>
              <w:rPr>
                <w:sz w:val="20"/>
                <w:szCs w:val="20"/>
              </w:rPr>
            </w:pPr>
            <w:r w:rsidRPr="003C1B49">
              <w:rPr>
                <w:sz w:val="20"/>
                <w:szCs w:val="20"/>
              </w:rPr>
              <w:t>PRS-only</w:t>
            </w:r>
          </w:p>
        </w:tc>
        <w:tc>
          <w:tcPr>
            <w:cnfStyle w:val="000001000000" w:firstRow="0" w:lastRow="0" w:firstColumn="0" w:lastColumn="0" w:oddVBand="0" w:evenVBand="1" w:oddHBand="0" w:evenHBand="0" w:firstRowFirstColumn="0" w:firstRowLastColumn="0" w:lastRowFirstColumn="0" w:lastRowLastColumn="0"/>
            <w:tcW w:w="0" w:type="auto"/>
          </w:tcPr>
          <w:p w14:paraId="663270CB" w14:textId="77777777" w:rsidR="008D1CEE" w:rsidRPr="003C1B49" w:rsidRDefault="005D3AEE">
            <w:pPr>
              <w:pStyle w:val="Compact"/>
              <w:rPr>
                <w:sz w:val="20"/>
                <w:szCs w:val="20"/>
              </w:rPr>
            </w:pPr>
            <w:r w:rsidRPr="003C1B49">
              <w:rPr>
                <w:sz w:val="20"/>
                <w:szCs w:val="20"/>
              </w:rPr>
              <w:t>0.768 (0.764–0.773)</w:t>
            </w:r>
          </w:p>
        </w:tc>
        <w:tc>
          <w:tcPr>
            <w:cnfStyle w:val="000010000000" w:firstRow="0" w:lastRow="0" w:firstColumn="0" w:lastColumn="0" w:oddVBand="1" w:evenVBand="0" w:oddHBand="0" w:evenHBand="0" w:firstRowFirstColumn="0" w:firstRowLastColumn="0" w:lastRowFirstColumn="0" w:lastRowLastColumn="0"/>
            <w:tcW w:w="0" w:type="auto"/>
          </w:tcPr>
          <w:p w14:paraId="381E0DB6" w14:textId="77777777" w:rsidR="008D1CEE" w:rsidRPr="003C1B49" w:rsidRDefault="005D3AEE">
            <w:pPr>
              <w:pStyle w:val="Compact"/>
              <w:rPr>
                <w:sz w:val="20"/>
                <w:szCs w:val="20"/>
              </w:rPr>
            </w:pPr>
            <w:r w:rsidRPr="003C1B49">
              <w:rPr>
                <w:sz w:val="20"/>
                <w:szCs w:val="20"/>
              </w:rPr>
              <w:t>–</w:t>
            </w:r>
          </w:p>
        </w:tc>
      </w:tr>
      <w:tr w:rsidR="008D1CEE" w14:paraId="524D0AA3"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61254E70" w14:textId="77777777" w:rsidR="008D1CEE" w:rsidRPr="003C1B49" w:rsidRDefault="005D3AEE">
            <w:pPr>
              <w:pStyle w:val="Compact"/>
              <w:rPr>
                <w:sz w:val="20"/>
                <w:szCs w:val="20"/>
              </w:rPr>
            </w:pPr>
            <w:r w:rsidRPr="003C1B49">
              <w:rPr>
                <w:sz w:val="20"/>
                <w:szCs w:val="20"/>
              </w:rPr>
              <w:t>Burden-only</w:t>
            </w:r>
          </w:p>
        </w:tc>
        <w:tc>
          <w:tcPr>
            <w:cnfStyle w:val="000001000000" w:firstRow="0" w:lastRow="0" w:firstColumn="0" w:lastColumn="0" w:oddVBand="0" w:evenVBand="1" w:oddHBand="0" w:evenHBand="0" w:firstRowFirstColumn="0" w:firstRowLastColumn="0" w:lastRowFirstColumn="0" w:lastRowLastColumn="0"/>
            <w:tcW w:w="0" w:type="auto"/>
          </w:tcPr>
          <w:p w14:paraId="6F3F18E5" w14:textId="77777777" w:rsidR="008D1CEE" w:rsidRPr="003C1B49" w:rsidRDefault="005D3AEE">
            <w:pPr>
              <w:pStyle w:val="Compact"/>
              <w:rPr>
                <w:sz w:val="20"/>
                <w:szCs w:val="20"/>
              </w:rPr>
            </w:pPr>
            <w:r w:rsidRPr="003C1B49">
              <w:rPr>
                <w:sz w:val="20"/>
                <w:szCs w:val="20"/>
              </w:rPr>
              <w:t>0.757 (0.752–0.761)</w:t>
            </w:r>
          </w:p>
        </w:tc>
        <w:tc>
          <w:tcPr>
            <w:cnfStyle w:val="000010000000" w:firstRow="0" w:lastRow="0" w:firstColumn="0" w:lastColumn="0" w:oddVBand="1" w:evenVBand="0" w:oddHBand="0" w:evenHBand="0" w:firstRowFirstColumn="0" w:firstRowLastColumn="0" w:lastRowFirstColumn="0" w:lastRowLastColumn="0"/>
            <w:tcW w:w="0" w:type="auto"/>
          </w:tcPr>
          <w:p w14:paraId="62AAECD8" w14:textId="77777777" w:rsidR="008D1CEE" w:rsidRPr="003C1B49" w:rsidRDefault="005D3AEE">
            <w:pPr>
              <w:pStyle w:val="Compact"/>
              <w:rPr>
                <w:sz w:val="20"/>
                <w:szCs w:val="20"/>
              </w:rPr>
            </w:pPr>
            <w:r w:rsidRPr="003C1B49">
              <w:rPr>
                <w:sz w:val="20"/>
                <w:szCs w:val="20"/>
              </w:rPr>
              <w:t>–</w:t>
            </w:r>
          </w:p>
        </w:tc>
      </w:tr>
      <w:tr w:rsidR="008D1CEE" w14:paraId="1811201A"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9DE5D4" w14:textId="77777777" w:rsidR="008D1CEE" w:rsidRPr="003C1B49" w:rsidRDefault="005D3AEE">
            <w:pPr>
              <w:pStyle w:val="Compact"/>
              <w:rPr>
                <w:sz w:val="20"/>
                <w:szCs w:val="20"/>
              </w:rPr>
            </w:pPr>
            <w:r w:rsidRPr="003C1B49">
              <w:rPr>
                <w:sz w:val="20"/>
                <w:szCs w:val="20"/>
              </w:rPr>
              <w:t>Joint</w:t>
            </w:r>
          </w:p>
        </w:tc>
        <w:tc>
          <w:tcPr>
            <w:cnfStyle w:val="000001000000" w:firstRow="0" w:lastRow="0" w:firstColumn="0" w:lastColumn="0" w:oddVBand="0" w:evenVBand="1" w:oddHBand="0" w:evenHBand="0" w:firstRowFirstColumn="0" w:firstRowLastColumn="0" w:lastRowFirstColumn="0" w:lastRowLastColumn="0"/>
            <w:tcW w:w="0" w:type="auto"/>
          </w:tcPr>
          <w:p w14:paraId="7486F551" w14:textId="77777777" w:rsidR="008D1CEE" w:rsidRPr="003C1B49" w:rsidRDefault="005D3AEE">
            <w:pPr>
              <w:pStyle w:val="Compact"/>
              <w:rPr>
                <w:sz w:val="20"/>
                <w:szCs w:val="20"/>
              </w:rPr>
            </w:pPr>
            <w:r w:rsidRPr="003C1B49">
              <w:rPr>
                <w:sz w:val="20"/>
                <w:szCs w:val="20"/>
              </w:rPr>
              <w:t>0.780 (0.775–0.784)</w:t>
            </w:r>
          </w:p>
        </w:tc>
        <w:tc>
          <w:tcPr>
            <w:cnfStyle w:val="000010000000" w:firstRow="0" w:lastRow="0" w:firstColumn="0" w:lastColumn="0" w:oddVBand="1" w:evenVBand="0" w:oddHBand="0" w:evenHBand="0" w:firstRowFirstColumn="0" w:firstRowLastColumn="0" w:lastRowFirstColumn="0" w:lastRowLastColumn="0"/>
            <w:tcW w:w="0" w:type="auto"/>
          </w:tcPr>
          <w:p w14:paraId="787E15A4" w14:textId="77777777" w:rsidR="008D1CEE" w:rsidRPr="003C1B49" w:rsidRDefault="005D3AEE">
            <w:pPr>
              <w:pStyle w:val="Compact"/>
              <w:rPr>
                <w:sz w:val="20"/>
                <w:szCs w:val="20"/>
              </w:rPr>
            </w:pPr>
            <w:r w:rsidRPr="003C1B49">
              <w:rPr>
                <w:sz w:val="20"/>
                <w:szCs w:val="20"/>
              </w:rPr>
              <w:t>–</w:t>
            </w:r>
          </w:p>
        </w:tc>
      </w:tr>
      <w:tr w:rsidR="008D1CEE" w14:paraId="549F5BF4" w14:textId="77777777" w:rsidTr="003C1B49">
        <w:tc>
          <w:tcPr>
            <w:cnfStyle w:val="000010000000" w:firstRow="0" w:lastRow="0" w:firstColumn="0" w:lastColumn="0" w:oddVBand="1" w:evenVBand="0" w:oddHBand="0" w:evenHBand="0" w:firstRowFirstColumn="0" w:firstRowLastColumn="0" w:lastRowFirstColumn="0" w:lastRowLastColumn="0"/>
            <w:tcW w:w="0" w:type="auto"/>
            <w:gridSpan w:val="3"/>
          </w:tcPr>
          <w:p w14:paraId="64095218" w14:textId="77777777" w:rsidR="008D1CEE" w:rsidRPr="003C1B49" w:rsidRDefault="005D3AEE">
            <w:pPr>
              <w:pStyle w:val="Compact"/>
              <w:rPr>
                <w:sz w:val="20"/>
                <w:szCs w:val="20"/>
              </w:rPr>
            </w:pPr>
            <w:r w:rsidRPr="003C1B49">
              <w:rPr>
                <w:i/>
                <w:iCs/>
                <w:sz w:val="20"/>
                <w:szCs w:val="20"/>
              </w:rPr>
              <w:t xml:space="preserve">C. </w:t>
            </w:r>
            <m:oMath>
              <m:r>
                <m:rPr>
                  <m:sty m:val="p"/>
                </m:rPr>
                <w:rPr>
                  <w:rFonts w:ascii="Cambria Math" w:hAnsi="Cambria Math"/>
                  <w:sz w:val="20"/>
                  <w:szCs w:val="20"/>
                </w:rPr>
                <m:t>Δ</m:t>
              </m:r>
            </m:oMath>
            <w:r w:rsidRPr="003C1B49">
              <w:rPr>
                <w:i/>
                <w:iCs/>
                <w:sz w:val="20"/>
                <w:szCs w:val="20"/>
              </w:rPr>
              <w:t>AUC (mean over repeats; DeLong 95% CI and median P)</w:t>
            </w:r>
          </w:p>
        </w:tc>
      </w:tr>
      <w:tr w:rsidR="008D1CEE" w14:paraId="6252D38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977570" w14:textId="77777777" w:rsidR="008D1CEE" w:rsidRPr="003C1B49" w:rsidRDefault="005D3AEE">
            <w:pPr>
              <w:pStyle w:val="Compact"/>
              <w:rPr>
                <w:sz w:val="20"/>
                <w:szCs w:val="20"/>
              </w:rPr>
            </w:pPr>
            <w:r w:rsidRPr="003C1B49">
              <w:rPr>
                <w:sz w:val="20"/>
                <w:szCs w:val="20"/>
              </w:rPr>
              <w:t>PRS-only vs Covariates-only</w:t>
            </w:r>
          </w:p>
        </w:tc>
        <w:tc>
          <w:tcPr>
            <w:cnfStyle w:val="000001000000" w:firstRow="0" w:lastRow="0" w:firstColumn="0" w:lastColumn="0" w:oddVBand="0" w:evenVBand="1" w:oddHBand="0" w:evenHBand="0" w:firstRowFirstColumn="0" w:firstRowLastColumn="0" w:lastRowFirstColumn="0" w:lastRowLastColumn="0"/>
            <w:tcW w:w="0" w:type="auto"/>
          </w:tcPr>
          <w:p w14:paraId="4D80FC57" w14:textId="77777777" w:rsidR="008D1CEE" w:rsidRPr="003C1B49" w:rsidRDefault="005D3AEE">
            <w:pPr>
              <w:pStyle w:val="Compact"/>
              <w:rPr>
                <w:sz w:val="20"/>
                <w:szCs w:val="20"/>
              </w:rPr>
            </w:pPr>
            <w:r w:rsidRPr="003C1B49">
              <w:rPr>
                <w:sz w:val="20"/>
                <w:szCs w:val="20"/>
              </w:rPr>
              <w:t>0.023 (0.021–0.025)</w:t>
            </w:r>
          </w:p>
        </w:tc>
        <w:tc>
          <w:tcPr>
            <w:cnfStyle w:val="000010000000" w:firstRow="0" w:lastRow="0" w:firstColumn="0" w:lastColumn="0" w:oddVBand="1" w:evenVBand="0" w:oddHBand="0" w:evenHBand="0" w:firstRowFirstColumn="0" w:firstRowLastColumn="0" w:lastRowFirstColumn="0" w:lastRowLastColumn="0"/>
            <w:tcW w:w="0" w:type="auto"/>
          </w:tcPr>
          <w:p w14:paraId="685D675A" w14:textId="77777777" w:rsidR="008D1CEE" w:rsidRPr="003C1B49" w:rsidRDefault="005D3AEE">
            <w:pPr>
              <w:pStyle w:val="Compact"/>
              <w:rPr>
                <w:sz w:val="20"/>
                <w:szCs w:val="20"/>
              </w:rPr>
            </w:pPr>
            <m:oMath>
              <m:r>
                <w:rPr>
                  <w:rFonts w:ascii="Cambria Math" w:hAnsi="Cambria Math"/>
                  <w:sz w:val="20"/>
                  <w:szCs w:val="20"/>
                </w:rPr>
                <m:t>1.1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81</m:t>
                  </m:r>
                </m:sup>
              </m:sSup>
            </m:oMath>
            <w:r w:rsidRPr="003C1B49">
              <w:rPr>
                <w:sz w:val="20"/>
                <w:szCs w:val="20"/>
              </w:rPr>
              <w:t>​</w:t>
            </w:r>
          </w:p>
        </w:tc>
      </w:tr>
      <w:tr w:rsidR="008D1CEE" w14:paraId="362C571B"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1E895768" w14:textId="77777777" w:rsidR="008D1CEE" w:rsidRPr="003C1B49" w:rsidRDefault="005D3AEE">
            <w:pPr>
              <w:pStyle w:val="Compact"/>
              <w:rPr>
                <w:sz w:val="20"/>
                <w:szCs w:val="20"/>
              </w:rPr>
            </w:pPr>
            <w:r w:rsidRPr="003C1B49">
              <w:rPr>
                <w:sz w:val="20"/>
                <w:szCs w:val="20"/>
              </w:rPr>
              <w:t>Burden-only vs Covariates-only</w:t>
            </w:r>
          </w:p>
        </w:tc>
        <w:tc>
          <w:tcPr>
            <w:cnfStyle w:val="000001000000" w:firstRow="0" w:lastRow="0" w:firstColumn="0" w:lastColumn="0" w:oddVBand="0" w:evenVBand="1" w:oddHBand="0" w:evenHBand="0" w:firstRowFirstColumn="0" w:firstRowLastColumn="0" w:lastRowFirstColumn="0" w:lastRowLastColumn="0"/>
            <w:tcW w:w="0" w:type="auto"/>
          </w:tcPr>
          <w:p w14:paraId="15EAEC34" w14:textId="77777777" w:rsidR="008D1CEE" w:rsidRPr="003C1B49" w:rsidRDefault="005D3AEE">
            <w:pPr>
              <w:pStyle w:val="Compact"/>
              <w:rPr>
                <w:sz w:val="20"/>
                <w:szCs w:val="20"/>
              </w:rPr>
            </w:pPr>
            <w:r w:rsidRPr="003C1B49">
              <w:rPr>
                <w:sz w:val="20"/>
                <w:szCs w:val="20"/>
              </w:rPr>
              <w:t>0.012 (0.010–0.014)</w:t>
            </w:r>
          </w:p>
        </w:tc>
        <w:tc>
          <w:tcPr>
            <w:cnfStyle w:val="000010000000" w:firstRow="0" w:lastRow="0" w:firstColumn="0" w:lastColumn="0" w:oddVBand="1" w:evenVBand="0" w:oddHBand="0" w:evenHBand="0" w:firstRowFirstColumn="0" w:firstRowLastColumn="0" w:lastRowFirstColumn="0" w:lastRowLastColumn="0"/>
            <w:tcW w:w="0" w:type="auto"/>
          </w:tcPr>
          <w:p w14:paraId="70743BF0" w14:textId="77777777" w:rsidR="008D1CEE" w:rsidRPr="003C1B49" w:rsidRDefault="005D3AEE">
            <w:pPr>
              <w:pStyle w:val="Compact"/>
              <w:rPr>
                <w:sz w:val="20"/>
                <w:szCs w:val="20"/>
              </w:rPr>
            </w:pPr>
            <m:oMath>
              <m:r>
                <w:rPr>
                  <w:rFonts w:ascii="Cambria Math" w:hAnsi="Cambria Math"/>
                  <w:sz w:val="20"/>
                  <w:szCs w:val="20"/>
                </w:rPr>
                <m:t>3.7</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35</m:t>
                  </m:r>
                </m:sup>
              </m:sSup>
            </m:oMath>
            <w:r w:rsidRPr="003C1B49">
              <w:rPr>
                <w:sz w:val="20"/>
                <w:szCs w:val="20"/>
              </w:rPr>
              <w:t>​</w:t>
            </w:r>
          </w:p>
        </w:tc>
      </w:tr>
      <w:tr w:rsidR="008D1CEE" w14:paraId="5166D34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167675" w14:textId="77777777" w:rsidR="008D1CEE" w:rsidRPr="003C1B49" w:rsidRDefault="005D3AEE">
            <w:pPr>
              <w:pStyle w:val="Compact"/>
              <w:rPr>
                <w:sz w:val="20"/>
                <w:szCs w:val="20"/>
              </w:rPr>
            </w:pPr>
            <w:r w:rsidRPr="003C1B49">
              <w:rPr>
                <w:sz w:val="20"/>
                <w:szCs w:val="20"/>
              </w:rPr>
              <w:t>Joint vs Covariates-only</w:t>
            </w:r>
          </w:p>
        </w:tc>
        <w:tc>
          <w:tcPr>
            <w:cnfStyle w:val="000001000000" w:firstRow="0" w:lastRow="0" w:firstColumn="0" w:lastColumn="0" w:oddVBand="0" w:evenVBand="1" w:oddHBand="0" w:evenHBand="0" w:firstRowFirstColumn="0" w:firstRowLastColumn="0" w:lastRowFirstColumn="0" w:lastRowLastColumn="0"/>
            <w:tcW w:w="0" w:type="auto"/>
          </w:tcPr>
          <w:p w14:paraId="1ECB4391" w14:textId="77777777" w:rsidR="008D1CEE" w:rsidRPr="003C1B49" w:rsidRDefault="005D3AEE">
            <w:pPr>
              <w:pStyle w:val="Compact"/>
              <w:rPr>
                <w:sz w:val="20"/>
                <w:szCs w:val="20"/>
              </w:rPr>
            </w:pPr>
            <w:r w:rsidRPr="003C1B49">
              <w:rPr>
                <w:sz w:val="20"/>
                <w:szCs w:val="20"/>
              </w:rPr>
              <w:t>0.035 (0.032–0.037)</w:t>
            </w:r>
          </w:p>
        </w:tc>
        <w:tc>
          <w:tcPr>
            <w:cnfStyle w:val="000010000000" w:firstRow="0" w:lastRow="0" w:firstColumn="0" w:lastColumn="0" w:oddVBand="1" w:evenVBand="0" w:oddHBand="0" w:evenHBand="0" w:firstRowFirstColumn="0" w:firstRowLastColumn="0" w:lastRowFirstColumn="0" w:lastRowLastColumn="0"/>
            <w:tcW w:w="0" w:type="auto"/>
          </w:tcPr>
          <w:p w14:paraId="76EBDC14" w14:textId="77777777" w:rsidR="008D1CEE" w:rsidRPr="003C1B49" w:rsidRDefault="005D3AEE">
            <w:pPr>
              <w:pStyle w:val="Compact"/>
              <w:rPr>
                <w:sz w:val="20"/>
                <w:szCs w:val="20"/>
              </w:rPr>
            </w:pPr>
            <m:oMath>
              <m:r>
                <w:rPr>
                  <w:rFonts w:ascii="Cambria Math" w:hAnsi="Cambria Math"/>
                  <w:sz w:val="20"/>
                  <w:szCs w:val="20"/>
                </w:rPr>
                <m:t>3.0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120</m:t>
                  </m:r>
                </m:sup>
              </m:sSup>
            </m:oMath>
            <w:r w:rsidRPr="003C1B49">
              <w:rPr>
                <w:sz w:val="20"/>
                <w:szCs w:val="20"/>
              </w:rPr>
              <w:t>​</w:t>
            </w:r>
          </w:p>
        </w:tc>
      </w:tr>
      <w:tr w:rsidR="008D1CEE" w14:paraId="0C28177C"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0C3B609" w14:textId="77777777" w:rsidR="008D1CEE" w:rsidRPr="003C1B49" w:rsidRDefault="005D3AEE">
            <w:pPr>
              <w:pStyle w:val="Compact"/>
              <w:rPr>
                <w:sz w:val="20"/>
                <w:szCs w:val="20"/>
              </w:rPr>
            </w:pPr>
            <w:r w:rsidRPr="003C1B49">
              <w:rPr>
                <w:sz w:val="20"/>
                <w:szCs w:val="20"/>
              </w:rPr>
              <w:t>Joint vs PRS-only</w:t>
            </w:r>
          </w:p>
        </w:tc>
        <w:tc>
          <w:tcPr>
            <w:cnfStyle w:val="000001000000" w:firstRow="0" w:lastRow="0" w:firstColumn="0" w:lastColumn="0" w:oddVBand="0" w:evenVBand="1" w:oddHBand="0" w:evenHBand="0" w:firstRowFirstColumn="0" w:firstRowLastColumn="0" w:lastRowFirstColumn="0" w:lastRowLastColumn="0"/>
            <w:tcW w:w="0" w:type="auto"/>
          </w:tcPr>
          <w:p w14:paraId="1F2B6B69" w14:textId="77777777" w:rsidR="008D1CEE" w:rsidRPr="003C1B49" w:rsidRDefault="005D3AEE">
            <w:pPr>
              <w:pStyle w:val="Compact"/>
              <w:rPr>
                <w:sz w:val="20"/>
                <w:szCs w:val="20"/>
              </w:rPr>
            </w:pPr>
            <w:r w:rsidRPr="003C1B49">
              <w:rPr>
                <w:sz w:val="20"/>
                <w:szCs w:val="20"/>
              </w:rPr>
              <w:t>0.011 (0.010–0.013)</w:t>
            </w:r>
          </w:p>
        </w:tc>
        <w:tc>
          <w:tcPr>
            <w:cnfStyle w:val="000010000000" w:firstRow="0" w:lastRow="0" w:firstColumn="0" w:lastColumn="0" w:oddVBand="1" w:evenVBand="0" w:oddHBand="0" w:evenHBand="0" w:firstRowFirstColumn="0" w:firstRowLastColumn="0" w:lastRowFirstColumn="0" w:lastRowLastColumn="0"/>
            <w:tcW w:w="0" w:type="auto"/>
          </w:tcPr>
          <w:p w14:paraId="5FC46373" w14:textId="77777777" w:rsidR="008D1CEE" w:rsidRPr="003C1B49" w:rsidRDefault="005D3AEE">
            <w:pPr>
              <w:pStyle w:val="Compact"/>
              <w:rPr>
                <w:sz w:val="20"/>
                <w:szCs w:val="20"/>
              </w:rPr>
            </w:pPr>
            <m:oMath>
              <m:r>
                <w:rPr>
                  <w:rFonts w:ascii="Cambria Math" w:hAnsi="Cambria Math"/>
                  <w:sz w:val="20"/>
                  <w:szCs w:val="20"/>
                </w:rPr>
                <m:t>1.4</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34</m:t>
                  </m:r>
                </m:sup>
              </m:sSup>
            </m:oMath>
            <w:r w:rsidRPr="003C1B49">
              <w:rPr>
                <w:sz w:val="20"/>
                <w:szCs w:val="20"/>
              </w:rPr>
              <w:t>​</w:t>
            </w:r>
          </w:p>
        </w:tc>
      </w:tr>
      <w:tr w:rsidR="008D1CEE" w14:paraId="1DF42A32"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19A851" w14:textId="77777777" w:rsidR="008D1CEE" w:rsidRPr="003C1B49" w:rsidRDefault="005D3AEE">
            <w:pPr>
              <w:pStyle w:val="Compact"/>
              <w:rPr>
                <w:sz w:val="20"/>
                <w:szCs w:val="20"/>
              </w:rPr>
            </w:pPr>
            <w:r w:rsidRPr="003C1B49">
              <w:rPr>
                <w:sz w:val="20"/>
                <w:szCs w:val="20"/>
              </w:rPr>
              <w:t>Joint vs Burden-only</w:t>
            </w:r>
          </w:p>
        </w:tc>
        <w:tc>
          <w:tcPr>
            <w:cnfStyle w:val="000001000000" w:firstRow="0" w:lastRow="0" w:firstColumn="0" w:lastColumn="0" w:oddVBand="0" w:evenVBand="1" w:oddHBand="0" w:evenHBand="0" w:firstRowFirstColumn="0" w:firstRowLastColumn="0" w:lastRowFirstColumn="0" w:lastRowLastColumn="0"/>
            <w:tcW w:w="0" w:type="auto"/>
          </w:tcPr>
          <w:p w14:paraId="685B1513" w14:textId="77777777" w:rsidR="008D1CEE" w:rsidRPr="003C1B49" w:rsidRDefault="005D3AEE">
            <w:pPr>
              <w:pStyle w:val="Compact"/>
              <w:rPr>
                <w:sz w:val="20"/>
                <w:szCs w:val="20"/>
              </w:rPr>
            </w:pPr>
            <w:r w:rsidRPr="003C1B49">
              <w:rPr>
                <w:sz w:val="20"/>
                <w:szCs w:val="20"/>
              </w:rPr>
              <w:t>0.023 (0.021–0.025)</w:t>
            </w:r>
          </w:p>
        </w:tc>
        <w:tc>
          <w:tcPr>
            <w:cnfStyle w:val="000010000000" w:firstRow="0" w:lastRow="0" w:firstColumn="0" w:lastColumn="0" w:oddVBand="1" w:evenVBand="0" w:oddHBand="0" w:evenHBand="0" w:firstRowFirstColumn="0" w:firstRowLastColumn="0" w:lastRowFirstColumn="0" w:lastRowLastColumn="0"/>
            <w:tcW w:w="0" w:type="auto"/>
          </w:tcPr>
          <w:p w14:paraId="09445817" w14:textId="77777777" w:rsidR="008D1CEE" w:rsidRPr="003C1B49" w:rsidRDefault="005D3AEE">
            <w:pPr>
              <w:pStyle w:val="Compact"/>
              <w:rPr>
                <w:sz w:val="20"/>
                <w:szCs w:val="20"/>
              </w:rPr>
            </w:pPr>
            <m:oMath>
              <m:r>
                <w:rPr>
                  <w:rFonts w:ascii="Cambria Math" w:hAnsi="Cambria Math"/>
                  <w:sz w:val="20"/>
                  <w:szCs w:val="20"/>
                </w:rPr>
                <m:t>2.3</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82</m:t>
                  </m:r>
                </m:sup>
              </m:sSup>
            </m:oMath>
            <w:r w:rsidRPr="003C1B49">
              <w:rPr>
                <w:sz w:val="20"/>
                <w:szCs w:val="20"/>
              </w:rPr>
              <w:t>​</w:t>
            </w:r>
          </w:p>
        </w:tc>
      </w:tr>
    </w:tbl>
    <w:p w14:paraId="3B0390B6" w14:textId="77777777" w:rsidR="008D1CEE" w:rsidRDefault="008D1CEE">
      <w:pPr>
        <w:spacing w:line="480" w:lineRule="auto"/>
      </w:pPr>
    </w:p>
    <w:p w14:paraId="12D37A13" w14:textId="0E751C72" w:rsidR="008D1CEE" w:rsidRPr="002B5655" w:rsidRDefault="005D3AEE">
      <w:pPr>
        <w:pStyle w:val="TableCaption"/>
        <w:spacing w:line="480" w:lineRule="auto"/>
        <w:rPr>
          <w:i w:val="0"/>
          <w:iCs/>
        </w:rPr>
      </w:pPr>
      <w:r w:rsidRPr="002B5655">
        <w:rPr>
          <w:b/>
          <w:bCs/>
          <w:i w:val="0"/>
          <w:iCs/>
        </w:rPr>
        <w:t>Table 3.</w:t>
      </w:r>
      <w:r w:rsidRPr="002B5655">
        <w:rPr>
          <w:i w:val="0"/>
          <w:iCs/>
        </w:rPr>
        <w:t xml:space="preserve"> Age at diagnosis among cases (</w:t>
      </w:r>
      <m:oMath>
        <m:r>
          <w:rPr>
            <w:rFonts w:ascii="Cambria Math" w:hAnsi="Cambria Math"/>
          </w:rPr>
          <m:t>n</m:t>
        </m:r>
        <m:r>
          <w:rPr>
            <w:rFonts w:ascii="Cambria Math" w:hAnsi="Cambria Math"/>
          </w:rPr>
          <m:t>=7,996</m:t>
        </m:r>
      </m:oMath>
      <w:r w:rsidRPr="002B5655">
        <w:rPr>
          <w:i w:val="0"/>
          <w:iCs/>
        </w:rPr>
        <w:t>). OLS adjusted for PC1–10; negative coefficients indicate earlier diagnosis.</w:t>
      </w:r>
    </w:p>
    <w:tbl>
      <w:tblPr>
        <w:tblStyle w:val="PlainTable2"/>
        <w:tblW w:w="0" w:type="auto"/>
        <w:tblLook w:val="0020" w:firstRow="1" w:lastRow="0" w:firstColumn="0" w:lastColumn="0" w:noHBand="0" w:noVBand="0"/>
      </w:tblPr>
      <w:tblGrid>
        <w:gridCol w:w="2651"/>
        <w:gridCol w:w="2831"/>
        <w:gridCol w:w="1765"/>
      </w:tblGrid>
      <w:tr w:rsidR="008D1CEE" w14:paraId="00EFDB89" w14:textId="77777777" w:rsidTr="003C1B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FEEA37" w14:textId="77777777" w:rsidR="008D1CEE" w:rsidRPr="003C1B49" w:rsidRDefault="008D1CEE">
            <w:pPr>
              <w:pStyle w:val="Compact"/>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2F6C2C7A" w14:textId="77777777" w:rsidR="008D1CEE" w:rsidRPr="003C1B49" w:rsidRDefault="005D3AEE">
            <w:pPr>
              <w:pStyle w:val="Compact"/>
              <w:rPr>
                <w:sz w:val="20"/>
                <w:szCs w:val="20"/>
              </w:rPr>
            </w:pPr>
            <w:r w:rsidRPr="003C1B49">
              <w:rPr>
                <w:sz w:val="20"/>
                <w:szCs w:val="20"/>
              </w:rPr>
              <w:t xml:space="preserve">Estimate (95% CI) / </w:t>
            </w:r>
            <m:oMath>
              <m:sSup>
                <m:sSupPr>
                  <m:ctrlPr>
                    <w:rPr>
                      <w:rFonts w:ascii="Cambria Math" w:hAnsi="Cambria Math"/>
                      <w:sz w:val="20"/>
                      <w:szCs w:val="20"/>
                    </w:rPr>
                  </m:ctrlPr>
                </m:sSupPr>
                <m:e>
                  <m:r>
                    <m:rPr>
                      <m:sty m:val="bi"/>
                    </m:rPr>
                    <w:rPr>
                      <w:rFonts w:ascii="Cambria Math" w:hAnsi="Cambria Math"/>
                      <w:sz w:val="20"/>
                      <w:szCs w:val="20"/>
                    </w:rPr>
                    <m:t>R</m:t>
                  </m:r>
                </m:e>
                <m:sup>
                  <m:r>
                    <m:rPr>
                      <m:sty m:val="bi"/>
                    </m:rPr>
                    <w:rPr>
                      <w:rFonts w:ascii="Cambria Math" w:hAnsi="Cambria Math"/>
                      <w:sz w:val="20"/>
                      <w:szCs w:val="20"/>
                    </w:rPr>
                    <m:t>2</m:t>
                  </m:r>
                </m:sup>
              </m:sSup>
            </m:oMath>
          </w:p>
        </w:tc>
        <w:tc>
          <w:tcPr>
            <w:cnfStyle w:val="000010000000" w:firstRow="0" w:lastRow="0" w:firstColumn="0" w:lastColumn="0" w:oddVBand="1" w:evenVBand="0" w:oddHBand="0" w:evenHBand="0" w:firstRowFirstColumn="0" w:firstRowLastColumn="0" w:lastRowFirstColumn="0" w:lastRowLastColumn="0"/>
            <w:tcW w:w="0" w:type="auto"/>
          </w:tcPr>
          <w:p w14:paraId="63F31EC2" w14:textId="77777777" w:rsidR="008D1CEE" w:rsidRPr="003C1B49" w:rsidRDefault="005D3AEE">
            <w:pPr>
              <w:pStyle w:val="Compact"/>
              <w:rPr>
                <w:sz w:val="20"/>
                <w:szCs w:val="20"/>
              </w:rPr>
            </w:pPr>
            <m:oMath>
              <m:r>
                <m:rPr>
                  <m:sty m:val="bi"/>
                </m:rPr>
                <w:rPr>
                  <w:rFonts w:ascii="Cambria Math" w:hAnsi="Cambria Math"/>
                  <w:sz w:val="20"/>
                  <w:szCs w:val="20"/>
                </w:rPr>
                <m:t>P</m:t>
              </m:r>
            </m:oMath>
            <w:r w:rsidRPr="003C1B49">
              <w:rPr>
                <w:sz w:val="20"/>
                <w:szCs w:val="20"/>
              </w:rPr>
              <w:t xml:space="preserve"> / unique </w:t>
            </w:r>
            <m:oMath>
              <m:sSup>
                <m:sSupPr>
                  <m:ctrlPr>
                    <w:rPr>
                      <w:rFonts w:ascii="Cambria Math" w:hAnsi="Cambria Math"/>
                      <w:sz w:val="20"/>
                      <w:szCs w:val="20"/>
                    </w:rPr>
                  </m:ctrlPr>
                </m:sSupPr>
                <m:e>
                  <m:r>
                    <m:rPr>
                      <m:sty m:val="bi"/>
                    </m:rPr>
                    <w:rPr>
                      <w:rFonts w:ascii="Cambria Math" w:hAnsi="Cambria Math"/>
                      <w:sz w:val="20"/>
                      <w:szCs w:val="20"/>
                    </w:rPr>
                    <m:t>R</m:t>
                  </m:r>
                </m:e>
                <m:sup>
                  <m:r>
                    <m:rPr>
                      <m:sty m:val="bi"/>
                    </m:rPr>
                    <w:rPr>
                      <w:rFonts w:ascii="Cambria Math" w:hAnsi="Cambria Math"/>
                      <w:sz w:val="20"/>
                      <w:szCs w:val="20"/>
                    </w:rPr>
                    <m:t>2</m:t>
                  </m:r>
                </m:sup>
              </m:sSup>
            </m:oMath>
          </w:p>
        </w:tc>
      </w:tr>
      <w:tr w:rsidR="008D1CEE" w14:paraId="1BAA5C07"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3"/>
          </w:tcPr>
          <w:p w14:paraId="0CC5CF32" w14:textId="77777777" w:rsidR="008D1CEE" w:rsidRPr="003C1B49" w:rsidRDefault="005D3AEE">
            <w:pPr>
              <w:pStyle w:val="Compact"/>
              <w:rPr>
                <w:sz w:val="20"/>
                <w:szCs w:val="20"/>
              </w:rPr>
            </w:pPr>
            <w:r w:rsidRPr="003C1B49">
              <w:rPr>
                <w:i/>
                <w:iCs/>
                <w:sz w:val="20"/>
                <w:szCs w:val="20"/>
              </w:rPr>
              <w:t>A. Primary OLS model (years per SD; HC1 robust 95% CI)</w:t>
            </w:r>
          </w:p>
        </w:tc>
      </w:tr>
      <w:tr w:rsidR="008D1CEE" w14:paraId="4B713C37"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199339F" w14:textId="77777777" w:rsidR="008D1CEE" w:rsidRPr="003C1B49" w:rsidRDefault="005D3AEE">
            <w:pPr>
              <w:pStyle w:val="Compact"/>
              <w:rPr>
                <w:sz w:val="20"/>
                <w:szCs w:val="20"/>
              </w:rPr>
            </w:pPr>
            <w:r w:rsidRPr="003C1B49">
              <w:rPr>
                <w:sz w:val="20"/>
                <w:szCs w:val="20"/>
              </w:rPr>
              <w:t>Burden</w:t>
            </w:r>
            <m:oMath>
              <m:sSub>
                <m:sSubPr>
                  <m:ctrlPr>
                    <w:rPr>
                      <w:rFonts w:ascii="Cambria Math" w:hAnsi="Cambria Math"/>
                      <w:sz w:val="20"/>
                      <w:szCs w:val="20"/>
                    </w:rPr>
                  </m:ctrlPr>
                </m:sSubPr>
                <m:e>
                  <m:r>
                    <w:rPr>
                      <w:rFonts w:ascii="Cambria Math" w:hAnsi="Cambria Math"/>
                      <w:sz w:val="20"/>
                      <w:szCs w:val="20"/>
                    </w:rPr>
                    <m:t>​</m:t>
                  </m:r>
                </m:e>
                <m:sub>
                  <m:r>
                    <m:rPr>
                      <m:nor/>
                    </m:rPr>
                    <w:rPr>
                      <w:sz w:val="20"/>
                      <w:szCs w:val="20"/>
                    </w:rPr>
                    <m:t>rare</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1D5E505D" w14:textId="77777777" w:rsidR="008D1CEE" w:rsidRPr="003C1B49" w:rsidRDefault="005D3AEE">
            <w:pPr>
              <w:pStyle w:val="Compact"/>
              <w:rPr>
                <w:sz w:val="20"/>
                <w:szCs w:val="20"/>
              </w:rPr>
            </w:pPr>
            <m:oMath>
              <m:r>
                <m:rPr>
                  <m:sty m:val="p"/>
                </m:rPr>
                <w:rPr>
                  <w:rFonts w:ascii="Cambria Math" w:hAnsi="Cambria Math"/>
                  <w:sz w:val="20"/>
                  <w:szCs w:val="20"/>
                </w:rPr>
                <m:t>-</m:t>
              </m:r>
            </m:oMath>
            <w:r w:rsidRPr="003C1B49">
              <w:rPr>
                <w:sz w:val="20"/>
                <w:szCs w:val="20"/>
              </w:rPr>
              <w:t>1.72 (</w:t>
            </w:r>
            <m:oMath>
              <m:r>
                <m:rPr>
                  <m:sty m:val="p"/>
                </m:rPr>
                <w:rPr>
                  <w:rFonts w:ascii="Cambria Math" w:hAnsi="Cambria Math"/>
                  <w:sz w:val="20"/>
                  <w:szCs w:val="20"/>
                </w:rPr>
                <m:t>-</m:t>
              </m:r>
            </m:oMath>
            <w:r w:rsidRPr="003C1B49">
              <w:rPr>
                <w:sz w:val="20"/>
                <w:szCs w:val="20"/>
              </w:rPr>
              <w:t xml:space="preserve">2.00 to </w:t>
            </w:r>
            <m:oMath>
              <m:r>
                <m:rPr>
                  <m:sty m:val="p"/>
                </m:rPr>
                <w:rPr>
                  <w:rFonts w:ascii="Cambria Math" w:hAnsi="Cambria Math"/>
                  <w:sz w:val="20"/>
                  <w:szCs w:val="20"/>
                </w:rPr>
                <m:t>-</m:t>
              </m:r>
            </m:oMath>
            <w:r w:rsidRPr="003C1B49">
              <w:rPr>
                <w:sz w:val="20"/>
                <w:szCs w:val="20"/>
              </w:rPr>
              <w:t>1.43)</w:t>
            </w:r>
          </w:p>
        </w:tc>
        <w:tc>
          <w:tcPr>
            <w:cnfStyle w:val="000010000000" w:firstRow="0" w:lastRow="0" w:firstColumn="0" w:lastColumn="0" w:oddVBand="1" w:evenVBand="0" w:oddHBand="0" w:evenHBand="0" w:firstRowFirstColumn="0" w:firstRowLastColumn="0" w:lastRowFirstColumn="0" w:lastRowLastColumn="0"/>
            <w:tcW w:w="0" w:type="auto"/>
          </w:tcPr>
          <w:p w14:paraId="463DC9BD" w14:textId="77777777" w:rsidR="008D1CEE" w:rsidRPr="003C1B49" w:rsidRDefault="005D3AEE">
            <w:pPr>
              <w:pStyle w:val="Compact"/>
              <w:rPr>
                <w:sz w:val="20"/>
                <w:szCs w:val="20"/>
              </w:rPr>
            </w:pPr>
            <m:oMath>
              <m:r>
                <w:rPr>
                  <w:rFonts w:ascii="Cambria Math" w:hAnsi="Cambria Math"/>
                  <w:sz w:val="20"/>
                  <w:szCs w:val="20"/>
                </w:rPr>
                <m:t>7.1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32</m:t>
                  </m:r>
                </m:sup>
              </m:sSup>
            </m:oMath>
            <w:r w:rsidRPr="003C1B49">
              <w:rPr>
                <w:sz w:val="20"/>
                <w:szCs w:val="20"/>
              </w:rPr>
              <w:t>​</w:t>
            </w:r>
          </w:p>
        </w:tc>
      </w:tr>
      <w:tr w:rsidR="008D1CEE" w14:paraId="668085F6"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1FDAAD" w14:textId="77777777" w:rsidR="008D1CEE" w:rsidRPr="003C1B49" w:rsidRDefault="005D3AEE">
            <w:pPr>
              <w:pStyle w:val="Compact"/>
              <w:rPr>
                <w:sz w:val="20"/>
                <w:szCs w:val="20"/>
              </w:rPr>
            </w:pPr>
            <w:r w:rsidRPr="003C1B49">
              <w:rPr>
                <w:sz w:val="20"/>
                <w:szCs w:val="20"/>
              </w:rPr>
              <w:t>PRS311</w:t>
            </w:r>
          </w:p>
        </w:tc>
        <w:tc>
          <w:tcPr>
            <w:cnfStyle w:val="000001000000" w:firstRow="0" w:lastRow="0" w:firstColumn="0" w:lastColumn="0" w:oddVBand="0" w:evenVBand="1" w:oddHBand="0" w:evenHBand="0" w:firstRowFirstColumn="0" w:firstRowLastColumn="0" w:lastRowFirstColumn="0" w:lastRowLastColumn="0"/>
            <w:tcW w:w="0" w:type="auto"/>
          </w:tcPr>
          <w:p w14:paraId="2B1510BE" w14:textId="77777777" w:rsidR="008D1CEE" w:rsidRPr="003C1B49" w:rsidRDefault="005D3AEE">
            <w:pPr>
              <w:pStyle w:val="Compact"/>
              <w:rPr>
                <w:sz w:val="20"/>
                <w:szCs w:val="20"/>
              </w:rPr>
            </w:pPr>
            <m:oMath>
              <m:r>
                <m:rPr>
                  <m:sty m:val="p"/>
                </m:rPr>
                <w:rPr>
                  <w:rFonts w:ascii="Cambria Math" w:hAnsi="Cambria Math"/>
                  <w:sz w:val="20"/>
                  <w:szCs w:val="20"/>
                </w:rPr>
                <m:t>-</m:t>
              </m:r>
            </m:oMath>
            <w:r w:rsidRPr="003C1B49">
              <w:rPr>
                <w:sz w:val="20"/>
                <w:szCs w:val="20"/>
              </w:rPr>
              <w:t>0.42 (</w:t>
            </w:r>
            <m:oMath>
              <m:r>
                <m:rPr>
                  <m:sty m:val="p"/>
                </m:rPr>
                <w:rPr>
                  <w:rFonts w:ascii="Cambria Math" w:hAnsi="Cambria Math"/>
                  <w:sz w:val="20"/>
                  <w:szCs w:val="20"/>
                </w:rPr>
                <m:t>-</m:t>
              </m:r>
            </m:oMath>
            <w:r w:rsidRPr="003C1B49">
              <w:rPr>
                <w:sz w:val="20"/>
                <w:szCs w:val="20"/>
              </w:rPr>
              <w:t xml:space="preserve">0.67 to </w:t>
            </w:r>
            <m:oMath>
              <m:r>
                <m:rPr>
                  <m:sty m:val="p"/>
                </m:rPr>
                <w:rPr>
                  <w:rFonts w:ascii="Cambria Math" w:hAnsi="Cambria Math"/>
                  <w:sz w:val="20"/>
                  <w:szCs w:val="20"/>
                </w:rPr>
                <m:t>-</m:t>
              </m:r>
            </m:oMath>
            <w:r w:rsidRPr="003C1B49">
              <w:rPr>
                <w:sz w:val="20"/>
                <w:szCs w:val="20"/>
              </w:rPr>
              <w:t>0.17)</w:t>
            </w:r>
          </w:p>
        </w:tc>
        <w:tc>
          <w:tcPr>
            <w:cnfStyle w:val="000010000000" w:firstRow="0" w:lastRow="0" w:firstColumn="0" w:lastColumn="0" w:oddVBand="1" w:evenVBand="0" w:oddHBand="0" w:evenHBand="0" w:firstRowFirstColumn="0" w:firstRowLastColumn="0" w:lastRowFirstColumn="0" w:lastRowLastColumn="0"/>
            <w:tcW w:w="0" w:type="auto"/>
          </w:tcPr>
          <w:p w14:paraId="62300018" w14:textId="77777777" w:rsidR="008D1CEE" w:rsidRPr="003C1B49" w:rsidRDefault="005D3AEE">
            <w:pPr>
              <w:pStyle w:val="Compact"/>
              <w:rPr>
                <w:sz w:val="20"/>
                <w:szCs w:val="20"/>
              </w:rPr>
            </w:pPr>
            <w:r w:rsidRPr="003C1B49">
              <w:rPr>
                <w:sz w:val="20"/>
                <w:szCs w:val="20"/>
              </w:rPr>
              <w:t>0.001</w:t>
            </w:r>
          </w:p>
        </w:tc>
      </w:tr>
      <w:tr w:rsidR="008D1CEE" w14:paraId="7A3033D4" w14:textId="77777777" w:rsidTr="003C1B49">
        <w:tc>
          <w:tcPr>
            <w:cnfStyle w:val="000010000000" w:firstRow="0" w:lastRow="0" w:firstColumn="0" w:lastColumn="0" w:oddVBand="1" w:evenVBand="0" w:oddHBand="0" w:evenHBand="0" w:firstRowFirstColumn="0" w:firstRowLastColumn="0" w:lastRowFirstColumn="0" w:lastRowLastColumn="0"/>
            <w:tcW w:w="0" w:type="auto"/>
            <w:gridSpan w:val="3"/>
          </w:tcPr>
          <w:p w14:paraId="6BA02820" w14:textId="77777777" w:rsidR="008D1CEE" w:rsidRPr="003C1B49" w:rsidRDefault="005D3AEE">
            <w:pPr>
              <w:pStyle w:val="Compact"/>
              <w:rPr>
                <w:sz w:val="20"/>
                <w:szCs w:val="20"/>
              </w:rPr>
            </w:pPr>
            <w:r w:rsidRPr="003C1B49">
              <w:rPr>
                <w:i/>
                <w:iCs/>
                <w:sz w:val="20"/>
                <w:szCs w:val="20"/>
              </w:rPr>
              <w:t>B. Nested models (</w:t>
            </w: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Pr="003C1B49">
              <w:rPr>
                <w:i/>
                <w:iCs/>
                <w:sz w:val="20"/>
                <w:szCs w:val="20"/>
              </w:rPr>
              <w:t xml:space="preserve">; unique </w:t>
            </w: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Pr="003C1B49">
              <w:rPr>
                <w:i/>
                <w:iCs/>
                <w:sz w:val="20"/>
                <w:szCs w:val="20"/>
              </w:rPr>
              <w:t xml:space="preserve"> = loss when the term is dropped from the joint model)</w:t>
            </w:r>
          </w:p>
        </w:tc>
      </w:tr>
      <w:tr w:rsidR="008D1CEE" w14:paraId="78023A1A"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4154E9" w14:textId="77777777" w:rsidR="008D1CEE" w:rsidRPr="003C1B49" w:rsidRDefault="005D3AEE">
            <w:pPr>
              <w:pStyle w:val="Compact"/>
              <w:rPr>
                <w:sz w:val="20"/>
                <w:szCs w:val="20"/>
              </w:rPr>
            </w:pPr>
            <w:r w:rsidRPr="003C1B49">
              <w:rPr>
                <w:sz w:val="20"/>
                <w:szCs w:val="20"/>
              </w:rPr>
              <w:t>PCs-only</w:t>
            </w:r>
          </w:p>
        </w:tc>
        <w:tc>
          <w:tcPr>
            <w:cnfStyle w:val="000001000000" w:firstRow="0" w:lastRow="0" w:firstColumn="0" w:lastColumn="0" w:oddVBand="0" w:evenVBand="1" w:oddHBand="0" w:evenHBand="0" w:firstRowFirstColumn="0" w:firstRowLastColumn="0" w:lastRowFirstColumn="0" w:lastRowLastColumn="0"/>
            <w:tcW w:w="0" w:type="auto"/>
          </w:tcPr>
          <w:p w14:paraId="33634317" w14:textId="77777777" w:rsidR="008D1CEE" w:rsidRPr="003C1B49" w:rsidRDefault="005D3AEE">
            <w:pPr>
              <w:pStyle w:val="Compact"/>
              <w:rPr>
                <w:sz w:val="20"/>
                <w:szCs w:val="20"/>
              </w:rPr>
            </w:pPr>
            <w:r w:rsidRPr="003C1B49">
              <w:rPr>
                <w:sz w:val="20"/>
                <w:szCs w:val="20"/>
              </w:rPr>
              <w:t>0.20%</w:t>
            </w:r>
          </w:p>
        </w:tc>
        <w:tc>
          <w:tcPr>
            <w:cnfStyle w:val="000010000000" w:firstRow="0" w:lastRow="0" w:firstColumn="0" w:lastColumn="0" w:oddVBand="1" w:evenVBand="0" w:oddHBand="0" w:evenHBand="0" w:firstRowFirstColumn="0" w:firstRowLastColumn="0" w:lastRowFirstColumn="0" w:lastRowLastColumn="0"/>
            <w:tcW w:w="0" w:type="auto"/>
          </w:tcPr>
          <w:p w14:paraId="02119809" w14:textId="77777777" w:rsidR="008D1CEE" w:rsidRPr="003C1B49" w:rsidRDefault="005D3AEE">
            <w:pPr>
              <w:pStyle w:val="Compact"/>
              <w:rPr>
                <w:sz w:val="20"/>
                <w:szCs w:val="20"/>
              </w:rPr>
            </w:pPr>
            <w:r w:rsidRPr="003C1B49">
              <w:rPr>
                <w:sz w:val="20"/>
                <w:szCs w:val="20"/>
              </w:rPr>
              <w:t>0.17%</w:t>
            </w:r>
          </w:p>
        </w:tc>
      </w:tr>
      <w:tr w:rsidR="008D1CEE" w14:paraId="062A63C8"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087BF76E" w14:textId="77777777" w:rsidR="008D1CEE" w:rsidRPr="003C1B49" w:rsidRDefault="005D3AEE">
            <w:pPr>
              <w:pStyle w:val="Compact"/>
              <w:rPr>
                <w:sz w:val="20"/>
                <w:szCs w:val="20"/>
              </w:rPr>
            </w:pPr>
            <w:r w:rsidRPr="003C1B49">
              <w:rPr>
                <w:sz w:val="20"/>
                <w:szCs w:val="20"/>
              </w:rPr>
              <w:t>PRS311-only+PCs</w:t>
            </w:r>
          </w:p>
        </w:tc>
        <w:tc>
          <w:tcPr>
            <w:cnfStyle w:val="000001000000" w:firstRow="0" w:lastRow="0" w:firstColumn="0" w:lastColumn="0" w:oddVBand="0" w:evenVBand="1" w:oddHBand="0" w:evenHBand="0" w:firstRowFirstColumn="0" w:firstRowLastColumn="0" w:lastRowFirstColumn="0" w:lastRowLastColumn="0"/>
            <w:tcW w:w="0" w:type="auto"/>
          </w:tcPr>
          <w:p w14:paraId="16CFE44C" w14:textId="77777777" w:rsidR="008D1CEE" w:rsidRPr="003C1B49" w:rsidRDefault="005D3AEE">
            <w:pPr>
              <w:pStyle w:val="Compact"/>
              <w:rPr>
                <w:sz w:val="20"/>
                <w:szCs w:val="20"/>
              </w:rPr>
            </w:pPr>
            <w:r w:rsidRPr="003C1B49">
              <w:rPr>
                <w:sz w:val="20"/>
                <w:szCs w:val="20"/>
              </w:rPr>
              <w:t>0.26%</w:t>
            </w:r>
          </w:p>
        </w:tc>
        <w:tc>
          <w:tcPr>
            <w:cnfStyle w:val="000010000000" w:firstRow="0" w:lastRow="0" w:firstColumn="0" w:lastColumn="0" w:oddVBand="1" w:evenVBand="0" w:oddHBand="0" w:evenHBand="0" w:firstRowFirstColumn="0" w:firstRowLastColumn="0" w:lastRowFirstColumn="0" w:lastRowLastColumn="0"/>
            <w:tcW w:w="0" w:type="auto"/>
          </w:tcPr>
          <w:p w14:paraId="4075E6F7" w14:textId="77777777" w:rsidR="008D1CEE" w:rsidRPr="003C1B49" w:rsidRDefault="005D3AEE">
            <w:pPr>
              <w:pStyle w:val="Compact"/>
              <w:rPr>
                <w:sz w:val="20"/>
                <w:szCs w:val="20"/>
              </w:rPr>
            </w:pPr>
            <w:r w:rsidRPr="003C1B49">
              <w:rPr>
                <w:sz w:val="20"/>
                <w:szCs w:val="20"/>
              </w:rPr>
              <w:t>0.13%</w:t>
            </w:r>
          </w:p>
        </w:tc>
      </w:tr>
      <w:tr w:rsidR="008D1CEE" w14:paraId="74266084" w14:textId="77777777" w:rsidTr="003C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429F2A" w14:textId="77777777" w:rsidR="008D1CEE" w:rsidRPr="003C1B49" w:rsidRDefault="005D3AEE">
            <w:pPr>
              <w:pStyle w:val="Compact"/>
              <w:rPr>
                <w:sz w:val="20"/>
                <w:szCs w:val="20"/>
              </w:rPr>
            </w:pPr>
            <w:r w:rsidRPr="003C1B49">
              <w:rPr>
                <w:sz w:val="20"/>
                <w:szCs w:val="20"/>
              </w:rPr>
              <w:t>Burden_rare-only+PCs</w:t>
            </w:r>
          </w:p>
        </w:tc>
        <w:tc>
          <w:tcPr>
            <w:cnfStyle w:val="000001000000" w:firstRow="0" w:lastRow="0" w:firstColumn="0" w:lastColumn="0" w:oddVBand="0" w:evenVBand="1" w:oddHBand="0" w:evenHBand="0" w:firstRowFirstColumn="0" w:firstRowLastColumn="0" w:lastRowFirstColumn="0" w:lastRowLastColumn="0"/>
            <w:tcW w:w="0" w:type="auto"/>
          </w:tcPr>
          <w:p w14:paraId="4DE0C7E1" w14:textId="77777777" w:rsidR="008D1CEE" w:rsidRPr="003C1B49" w:rsidRDefault="005D3AEE">
            <w:pPr>
              <w:pStyle w:val="Compact"/>
              <w:rPr>
                <w:sz w:val="20"/>
                <w:szCs w:val="20"/>
              </w:rPr>
            </w:pPr>
            <w:r w:rsidRPr="003C1B49">
              <w:rPr>
                <w:sz w:val="20"/>
                <w:szCs w:val="20"/>
              </w:rPr>
              <w:t>2.24%</w:t>
            </w:r>
          </w:p>
        </w:tc>
        <w:tc>
          <w:tcPr>
            <w:cnfStyle w:val="000010000000" w:firstRow="0" w:lastRow="0" w:firstColumn="0" w:lastColumn="0" w:oddVBand="1" w:evenVBand="0" w:oddHBand="0" w:evenHBand="0" w:firstRowFirstColumn="0" w:firstRowLastColumn="0" w:lastRowFirstColumn="0" w:lastRowLastColumn="0"/>
            <w:tcW w:w="0" w:type="auto"/>
          </w:tcPr>
          <w:p w14:paraId="4360D05D" w14:textId="77777777" w:rsidR="008D1CEE" w:rsidRPr="003C1B49" w:rsidRDefault="005D3AEE">
            <w:pPr>
              <w:pStyle w:val="Compact"/>
              <w:rPr>
                <w:sz w:val="20"/>
                <w:szCs w:val="20"/>
              </w:rPr>
            </w:pPr>
            <w:r w:rsidRPr="003C1B49">
              <w:rPr>
                <w:sz w:val="20"/>
                <w:szCs w:val="20"/>
              </w:rPr>
              <w:t>2.10%</w:t>
            </w:r>
          </w:p>
        </w:tc>
      </w:tr>
      <w:tr w:rsidR="008D1CEE" w14:paraId="47832037" w14:textId="77777777" w:rsidTr="003C1B49">
        <w:tc>
          <w:tcPr>
            <w:cnfStyle w:val="000010000000" w:firstRow="0" w:lastRow="0" w:firstColumn="0" w:lastColumn="0" w:oddVBand="1" w:evenVBand="0" w:oddHBand="0" w:evenHBand="0" w:firstRowFirstColumn="0" w:firstRowLastColumn="0" w:lastRowFirstColumn="0" w:lastRowLastColumn="0"/>
            <w:tcW w:w="0" w:type="auto"/>
          </w:tcPr>
          <w:p w14:paraId="7F5194E5" w14:textId="77777777" w:rsidR="008D1CEE" w:rsidRPr="003C1B49" w:rsidRDefault="005D3AEE">
            <w:pPr>
              <w:pStyle w:val="Compact"/>
              <w:rPr>
                <w:sz w:val="20"/>
                <w:szCs w:val="20"/>
              </w:rPr>
            </w:pPr>
            <w:r w:rsidRPr="003C1B49">
              <w:rPr>
                <w:sz w:val="20"/>
                <w:szCs w:val="20"/>
              </w:rPr>
              <w:t>Joint (primary)</w:t>
            </w:r>
          </w:p>
        </w:tc>
        <w:tc>
          <w:tcPr>
            <w:cnfStyle w:val="000001000000" w:firstRow="0" w:lastRow="0" w:firstColumn="0" w:lastColumn="0" w:oddVBand="0" w:evenVBand="1" w:oddHBand="0" w:evenHBand="0" w:firstRowFirstColumn="0" w:firstRowLastColumn="0" w:lastRowFirstColumn="0" w:lastRowLastColumn="0"/>
            <w:tcW w:w="0" w:type="auto"/>
          </w:tcPr>
          <w:p w14:paraId="77CA1970" w14:textId="77777777" w:rsidR="008D1CEE" w:rsidRPr="003C1B49" w:rsidRDefault="005D3AEE">
            <w:pPr>
              <w:pStyle w:val="Compact"/>
              <w:rPr>
                <w:sz w:val="20"/>
                <w:szCs w:val="20"/>
              </w:rPr>
            </w:pPr>
            <w:r w:rsidRPr="003C1B49">
              <w:rPr>
                <w:sz w:val="20"/>
                <w:szCs w:val="20"/>
              </w:rPr>
              <w:t>2.37%</w:t>
            </w:r>
          </w:p>
        </w:tc>
        <w:tc>
          <w:tcPr>
            <w:cnfStyle w:val="000010000000" w:firstRow="0" w:lastRow="0" w:firstColumn="0" w:lastColumn="0" w:oddVBand="1" w:evenVBand="0" w:oddHBand="0" w:evenHBand="0" w:firstRowFirstColumn="0" w:firstRowLastColumn="0" w:lastRowFirstColumn="0" w:lastRowLastColumn="0"/>
            <w:tcW w:w="0" w:type="auto"/>
          </w:tcPr>
          <w:p w14:paraId="1F3ECE75" w14:textId="77777777" w:rsidR="008D1CEE" w:rsidRPr="003C1B49" w:rsidRDefault="005D3AEE">
            <w:pPr>
              <w:pStyle w:val="Compact"/>
              <w:rPr>
                <w:sz w:val="20"/>
                <w:szCs w:val="20"/>
              </w:rPr>
            </w:pPr>
            <w:r w:rsidRPr="003C1B49">
              <w:rPr>
                <w:sz w:val="20"/>
                <w:szCs w:val="20"/>
              </w:rPr>
              <w:t>–</w:t>
            </w:r>
          </w:p>
        </w:tc>
      </w:tr>
    </w:tbl>
    <w:p w14:paraId="0C77C349" w14:textId="77777777" w:rsidR="008D1CEE" w:rsidRDefault="005D3AEE">
      <w:pPr>
        <w:pStyle w:val="Heading1"/>
        <w:spacing w:line="480" w:lineRule="auto"/>
      </w:pPr>
      <w:bookmarkStart w:id="293" w:name="figures"/>
      <w:bookmarkEnd w:id="292"/>
      <w:r>
        <w:lastRenderedPageBreak/>
        <w:t>Figures</w:t>
      </w:r>
    </w:p>
    <w:p w14:paraId="698B912C" w14:textId="77777777" w:rsidR="008D1CEE" w:rsidRDefault="005D3AEE">
      <w:pPr>
        <w:pStyle w:val="FirstParagraph"/>
        <w:spacing w:line="480" w:lineRule="auto"/>
      </w:pPr>
      <w:r>
        <w:rPr>
          <w:b/>
          <w:bCs/>
        </w:rPr>
        <w:t xml:space="preserve">[Figure 1 — study flow diagram (to be </w:t>
      </w:r>
      <w:r w:rsidR="008A34CA">
        <w:rPr>
          <w:rFonts w:hint="eastAsia"/>
          <w:b/>
          <w:bCs/>
        </w:rPr>
        <w:t>done</w:t>
      </w:r>
      <w:r>
        <w:rPr>
          <w:b/>
          <w:bCs/>
        </w:rPr>
        <w:t>)]</w:t>
      </w:r>
    </w:p>
    <w:p w14:paraId="2A4D3408" w14:textId="77777777" w:rsidR="008D1CEE" w:rsidRDefault="005D3AEE">
      <w:pPr>
        <w:pStyle w:val="BodyText"/>
        <w:spacing w:line="480" w:lineRule="auto"/>
      </w:pPr>
      <w:r>
        <w:rPr>
          <w:b/>
          <w:bCs/>
        </w:rPr>
        <w:t>Figure 1.</w:t>
      </w:r>
      <w:r>
        <w:t xml:space="preserve"> Study flow. Women with WGS in </w:t>
      </w:r>
      <w:r>
        <w:rPr>
          <w:i/>
          <w:iCs/>
        </w:rPr>
        <w:t>All of Us</w:t>
      </w:r>
      <w:r>
        <w:t xml:space="preserve"> (295,706) </w:t>
      </w:r>
      <m:oMath>
        <m:r>
          <m:rPr>
            <m:sty m:val="p"/>
          </m:rPr>
          <w:rPr>
            <w:rFonts w:ascii="Cambria Math" w:hAnsi="Cambria Math"/>
          </w:rPr>
          <m:t>→</m:t>
        </m:r>
      </m:oMath>
      <w:r>
        <w:t xml:space="preserve"> genetically inferred European ancestry (150,900) </w:t>
      </w:r>
      <m:oMath>
        <m:r>
          <m:rPr>
            <m:sty m:val="p"/>
          </m:rPr>
          <w:rPr>
            <w:rFonts w:ascii="Cambria Math" w:hAnsi="Cambria Math"/>
          </w:rPr>
          <m:t>→</m:t>
        </m:r>
      </m:oMath>
      <w:r>
        <w:t xml:space="preserve"> unrelated, sample QC passed (143,255; 8,528 cases, 134,727 controls) </w:t>
      </w:r>
      <m:oMath>
        <m:r>
          <m:rPr>
            <m:sty m:val="p"/>
          </m:rPr>
          <w:rPr>
            <w:rFonts w:ascii="Cambria Math" w:hAnsi="Cambria Math"/>
          </w:rPr>
          <m:t>→</m:t>
        </m:r>
      </m:oMath>
      <w:r>
        <w:t xml:space="preserve"> case-status modelling cohort with age at last EHR observation (141,204) and age-at-diagnosis cohort excluding cases whose diagnosis was their first EHR record (7,996). Counts at each step are in Supplementary Table S1.</w:t>
      </w:r>
    </w:p>
    <w:p>
      <w:pPr>
        <w:pStyle w:val="BodyText"/>
        <w:spacing w:line="480" w:lineRule="auto"/>
      </w:pPr>
      <w:r>
        <w:t>(a)</w:t>
      </w:r>
    </w:p>
    <w:p w14:paraId="0267969B" w14:textId="77777777" w:rsidR="008D1CEE" w:rsidRDefault="005D3AEE">
      <w:pPr>
        <w:pStyle w:val="BodyText"/>
        <w:keepNext/>
        <w:jc w:val="center"/>
      </w:pPr>
      <w:r>
        <w:rPr>
          <w:noProof/>
        </w:rPr>
        <w:drawing>
          <wp:inline distT="0" distB="0" distL="0" distR="0" wp14:anchorId="398678BD" wp14:editId="76D2B5A9">
            <wp:extent cx="5943600" cy="4440936"/>
            <wp:effectExtent l="0" t="0" r="0" b="0"/>
            <wp:docPr id="1637248766" name="Figure_02a_burden_raw_score_violin" descr="Figure_02a_burden_raw_score_violin"/>
            <wp:cNvGraphicFramePr/>
            <a:graphic xmlns:a="http://schemas.openxmlformats.org/drawingml/2006/main">
              <a:graphicData uri="http://schemas.openxmlformats.org/drawingml/2006/picture">
                <pic:pic xmlns:pic="http://schemas.openxmlformats.org/drawingml/2006/picture">
                  <pic:nvPicPr>
                    <pic:cNvPr id="1637248766" name="Figure_02a_burden_raw_score_violin" descr="Figure_02a_burden_raw_score_violin"/>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943600" cy="4440936"/>
                    </a:xfrm>
                    <a:prstGeom prst="rect">
                      <a:avLst/>
                    </a:prstGeom>
                    <a:noFill/>
                    <a:ln w="9525">
                      <a:noFill/>
                      <a:headEnd/>
                      <a:tailEnd/>
                    </a:ln>
                  </pic:spPr>
                </pic:pic>
              </a:graphicData>
            </a:graphic>
          </wp:inline>
        </w:drawing>
      </w:r>
    </w:p>
    <w:p>
      <w:pPr>
        <w:pStyle w:val="BodyText"/>
        <w:spacing w:line="480" w:lineRule="auto"/>
      </w:pPr>
      <w:r>
        <w:t>(b)</w:t>
      </w:r>
    </w:p>
    <w:p w14:paraId="0267969B" w14:textId="77777777" w:rsidR="008D1CEE" w:rsidRDefault="005D3AEE">
      <w:pPr>
        <w:pStyle w:val="BodyText"/>
        <w:keepNext/>
        <w:jc w:val="center"/>
      </w:pPr>
      <w:r>
        <w:rPr>
          <w:noProof/>
        </w:rPr>
        <w:drawing>
          <wp:inline distT="0" distB="0" distL="0" distR="0" wp14:anchorId="398678BD" wp14:editId="76D2B5A9">
            <wp:extent cx="5943600" cy="3685032"/>
            <wp:effectExtent l="0" t="0" r="0" b="0"/>
            <wp:docPr id="1637248767" name="Figure_02b_PRS311_raw_score_KDE" descr="Figure_02b_PRS311_raw_score_KDE"/>
            <wp:cNvGraphicFramePr/>
            <a:graphic xmlns:a="http://schemas.openxmlformats.org/drawingml/2006/main">
              <a:graphicData uri="http://schemas.openxmlformats.org/drawingml/2006/picture">
                <pic:pic xmlns:pic="http://schemas.openxmlformats.org/drawingml/2006/picture">
                  <pic:nvPicPr>
                    <pic:cNvPr id="1637248767" name="Figure_02b_PRS311_raw_score_KDE" descr="Figure_02b_PRS311_raw_score_KDE"/>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5943600" cy="3685032"/>
                    </a:xfrm>
                    <a:prstGeom prst="rect">
                      <a:avLst/>
                    </a:prstGeom>
                    <a:noFill/>
                    <a:ln w="9525">
                      <a:noFill/>
                      <a:headEnd/>
                      <a:tailEnd/>
                    </a:ln>
                  </pic:spPr>
                </pic:pic>
              </a:graphicData>
            </a:graphic>
          </wp:inline>
        </w:drawing>
      </w:r>
    </w:p>
    <w:p>
      <w:pPr>
        <w:pStyle w:val="BodyText"/>
        <w:spacing w:line="480" w:lineRule="auto"/>
      </w:pPr>
      <w:r>
        <w:t>(c)</w:t>
      </w:r>
    </w:p>
    <w:p w14:paraId="0267969B" w14:textId="77777777" w:rsidR="008D1CEE" w:rsidRDefault="005D3AEE">
      <w:pPr>
        <w:pStyle w:val="BodyText"/>
        <w:keepNext/>
        <w:jc w:val="center"/>
      </w:pPr>
      <w:r>
        <w:rPr>
          <w:noProof/>
        </w:rPr>
        <w:drawing>
          <wp:inline distT="0" distB="0" distL="0" distR="0" wp14:anchorId="398678BD" wp14:editId="76D2B5A9">
            <wp:extent cx="5943600" cy="2487168"/>
            <wp:effectExtent l="0" t="0" r="0" b="0"/>
            <wp:docPr id="1637248768" name="Figure_02c_13gene_burden_histogram_percentages" descr="Figure_02c_13gene_burden_histogram_percentages"/>
            <wp:cNvGraphicFramePr/>
            <a:graphic xmlns:a="http://schemas.openxmlformats.org/drawingml/2006/main">
              <a:graphicData uri="http://schemas.openxmlformats.org/drawingml/2006/picture">
                <pic:pic xmlns:pic="http://schemas.openxmlformats.org/drawingml/2006/picture">
                  <pic:nvPicPr>
                    <pic:cNvPr id="1637248768" name="Figure_02c_13gene_burden_histogram_percentages" descr="Figure_02c_13gene_burden_histogram_percentages"/>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5943600" cy="2487168"/>
                    </a:xfrm>
                    <a:prstGeom prst="rect">
                      <a:avLst/>
                    </a:prstGeom>
                    <a:noFill/>
                    <a:ln w="9525">
                      <a:noFill/>
                      <a:headEnd/>
                      <a:tailEnd/>
                    </a:ln>
                  </pic:spPr>
                </pic:pic>
              </a:graphicData>
            </a:graphic>
          </wp:inline>
        </w:drawing>
      </w:r>
    </w:p>
    <w:p>
      <w:pPr>
        <w:pStyle w:val="BodyText"/>
        <w:spacing w:line="480" w:lineRule="auto"/>
      </w:pPr>
      <w:r>
        <w:t>(d)</w:t>
      </w:r>
    </w:p>
    <w:p w14:paraId="0267969B" w14:textId="77777777" w:rsidR="008D1CEE" w:rsidRDefault="005D3AEE">
      <w:pPr>
        <w:pStyle w:val="BodyText"/>
        <w:keepNext/>
        <w:jc w:val="center"/>
      </w:pPr>
      <w:r>
        <w:rPr>
          <w:noProof/>
        </w:rPr>
        <w:drawing>
          <wp:inline distT="0" distB="0" distL="0" distR="0" wp14:anchorId="398678BD" wp14:editId="76D2B5A9">
            <wp:extent cx="5943600" cy="3749040"/>
            <wp:effectExtent l="0" t="0" r="0" b="0"/>
            <wp:docPr id="1637248769" name="Figure_02d_PRS311_decile_PRS_burden_boxplots" descr="Figure_02d_PRS311_decile_PRS_burden_boxplots"/>
            <wp:cNvGraphicFramePr/>
            <a:graphic xmlns:a="http://schemas.openxmlformats.org/drawingml/2006/main">
              <a:graphicData uri="http://schemas.openxmlformats.org/drawingml/2006/picture">
                <pic:pic xmlns:pic="http://schemas.openxmlformats.org/drawingml/2006/picture">
                  <pic:nvPicPr>
                    <pic:cNvPr id="1637248769" name="Figure_02d_PRS311_decile_PRS_burden_boxplots" descr="Figure_02d_PRS311_decile_PRS_burden_boxplots"/>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5943600" cy="3749040"/>
                    </a:xfrm>
                    <a:prstGeom prst="rect">
                      <a:avLst/>
                    </a:prstGeom>
                    <a:noFill/>
                    <a:ln w="9525">
                      <a:noFill/>
                      <a:headEnd/>
                      <a:tailEnd/>
                    </a:ln>
                  </pic:spPr>
                </pic:pic>
              </a:graphicData>
            </a:graphic>
          </wp:inline>
        </w:drawing>
      </w:r>
    </w:p>
    <w:p>
      <w:pPr>
        <w:pStyle w:val="BodyText"/>
        <w:spacing w:line="480" w:lineRule="auto"/>
      </w:pPr>
      <w:r>
        <w:t>Figure 2. Descriptive distributions of genetic scores in the fixed case-control cohort (n=141,204). (a) Raw burden distributions for the 13-gene and 12-gene (without STK11) panels, with main and stricter TP53/NF1 VAF definitions; upper panel includes all participants and lower panel includes carriers only. Violin widths are normalized separately and black bars denote medians. (b) Kernel density estimates of raw PRS311 by case status. (c) Within-group percentages of zero and positive 13-gene burden scores. (d) Raw PRS311 and nonzero 13-gene burden by full-cohort PRS311 deciles; boxes show median and IQR and whiskers observations within 1.5×IQR; outliers are not shown. Case and control distributions are shown in blue and red, respectively. Burden includes PTVs plus qualifying P/LP missense variants.</w:t>
      </w:r>
    </w:p>
    <w:p>
      <w:pPr>
        <w:pStyle w:val="BodyText"/>
        <w:spacing w:line="480" w:lineRule="auto"/>
      </w:pPr>
      <w:r>
        <w:t>(a)</w:t>
      </w:r>
    </w:p>
    <w:p w14:paraId="0267969B" w14:textId="77777777" w:rsidR="008D1CEE" w:rsidRDefault="005D3AEE">
      <w:pPr>
        <w:pStyle w:val="BodyText"/>
        <w:keepNext/>
        <w:jc w:val="center"/>
      </w:pPr>
      <w:r>
        <w:rPr>
          <w:noProof/>
        </w:rPr>
        <w:drawing>
          <wp:inline distT="0" distB="0" distL="0" distR="0" wp14:anchorId="398678BD" wp14:editId="76D2B5A9">
            <wp:extent cx="5943600" cy="3630168"/>
            <wp:effectExtent l="0" t="0" r="0" b="0"/>
            <wp:docPr id="1637248770" name="Figure_03a_case_status_ROC" descr="Figure_03a_case_status_ROC"/>
            <wp:cNvGraphicFramePr/>
            <a:graphic xmlns:a="http://schemas.openxmlformats.org/drawingml/2006/main">
              <a:graphicData uri="http://schemas.openxmlformats.org/drawingml/2006/picture">
                <pic:pic xmlns:pic="http://schemas.openxmlformats.org/drawingml/2006/picture">
                  <pic:nvPicPr>
                    <pic:cNvPr id="1637248770" name="Figure_03a_case_status_ROC" descr="Figure_03a_case_status_RO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943600" cy="3630168"/>
                    </a:xfrm>
                    <a:prstGeom prst="rect">
                      <a:avLst/>
                    </a:prstGeom>
                    <a:noFill/>
                    <a:ln w="9525">
                      <a:noFill/>
                      <a:headEnd/>
                      <a:tailEnd/>
                    </a:ln>
                  </pic:spPr>
                </pic:pic>
              </a:graphicData>
            </a:graphic>
          </wp:inline>
        </w:drawing>
      </w:r>
    </w:p>
    <w:p>
      <w:pPr>
        <w:pStyle w:val="BodyText"/>
        <w:spacing w:line="480" w:lineRule="auto"/>
      </w:pPr>
      <w:r>
        <w:t>(b)</w:t>
      </w:r>
    </w:p>
    <w:p w14:paraId="0267969B" w14:textId="77777777" w:rsidR="008D1CEE" w:rsidRDefault="005D3AEE">
      <w:pPr>
        <w:pStyle w:val="BodyText"/>
        <w:keepNext/>
        <w:jc w:val="center"/>
      </w:pPr>
      <w:r>
        <w:rPr>
          <w:noProof/>
        </w:rPr>
        <w:drawing>
          <wp:inline distT="0" distB="0" distL="0" distR="0" wp14:anchorId="398678BD" wp14:editId="76D2B5A9">
            <wp:extent cx="5943600" cy="3557016"/>
            <wp:effectExtent l="0" t="0" r="0" b="0"/>
            <wp:docPr id="1637248771" name="Figure_03b_case_status_AUC" descr="Figure_03b_case_status_AUC"/>
            <wp:cNvGraphicFramePr/>
            <a:graphic xmlns:a="http://schemas.openxmlformats.org/drawingml/2006/main">
              <a:graphicData uri="http://schemas.openxmlformats.org/drawingml/2006/picture">
                <pic:pic xmlns:pic="http://schemas.openxmlformats.org/drawingml/2006/picture">
                  <pic:nvPicPr>
                    <pic:cNvPr id="1637248771" name="Figure_03b_case_status_AUC" descr="Figure_03b_case_status_AUC"/>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943600" cy="3557016"/>
                    </a:xfrm>
                    <a:prstGeom prst="rect">
                      <a:avLst/>
                    </a:prstGeom>
                    <a:noFill/>
                    <a:ln w="9525">
                      <a:noFill/>
                      <a:headEnd/>
                      <a:tailEnd/>
                    </a:ln>
                  </pic:spPr>
                </pic:pic>
              </a:graphicData>
            </a:graphic>
          </wp:inline>
        </w:drawing>
      </w:r>
    </w:p>
    <w:p>
      <w:pPr>
        <w:pStyle w:val="BodyText"/>
        <w:spacing w:line="480" w:lineRule="auto"/>
      </w:pPr>
      <w:r>
        <w:t>Figure 3. Discrimination of the four case-status models. (a) ROC curves of first-repeat out-of-fold predictions from the four case-status models. (b) Mean out-of-fold AUC over 10 repeats of 5-fold cross-validation. Error bars are DeLong 95% CIs for the first repeat. These intervals are not confidence intervals for the ten-repeat mean. All models include the same clinical/technical covariates; the joint model also includes PRS×burden. Same frozen cohort (N=141,204; cases=8,528) and original paired folds. Existing PRS and joint predictions reused; missing covariates-only and burden-only predictions fitted. Current variant definition remains provisional.</w:t>
      </w:r>
    </w:p>
    <w:p>
      <w:pPr>
        <w:pStyle w:val="BodyText"/>
        <w:spacing w:line="480" w:lineRule="auto"/>
      </w:pPr>
      <w:r>
        <w:t>(a)</w:t>
      </w:r>
    </w:p>
    <w:p w14:paraId="0267969B" w14:textId="77777777" w:rsidR="008D1CEE" w:rsidRDefault="005D3AEE">
      <w:pPr>
        <w:pStyle w:val="BodyText"/>
        <w:keepNext/>
        <w:jc w:val="center"/>
      </w:pPr>
      <w:r>
        <w:rPr>
          <w:noProof/>
        </w:rPr>
        <w:drawing>
          <wp:inline distT="0" distB="0" distL="0" distR="0" wp14:anchorId="398678BD" wp14:editId="76D2B5A9">
            <wp:extent cx="5943600" cy="3877056"/>
            <wp:effectExtent l="0" t="0" r="0" b="0"/>
            <wp:docPr id="1637248772" name="Figure_04a_PRS311_carrier_joint_distribution" descr="Figure_04a_PRS311_carrier_joint_distribution"/>
            <wp:cNvGraphicFramePr/>
            <a:graphic xmlns:a="http://schemas.openxmlformats.org/drawingml/2006/main">
              <a:graphicData uri="http://schemas.openxmlformats.org/drawingml/2006/picture">
                <pic:pic xmlns:pic="http://schemas.openxmlformats.org/drawingml/2006/picture">
                  <pic:nvPicPr>
                    <pic:cNvPr id="1637248772" name="Figure_04a_PRS311_carrier_joint_distribution" descr="Figure_04a_PRS311_carrier_joint_distribution"/>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5943600" cy="3877056"/>
                    </a:xfrm>
                    <a:prstGeom prst="rect">
                      <a:avLst/>
                    </a:prstGeom>
                    <a:noFill/>
                    <a:ln w="9525">
                      <a:noFill/>
                      <a:headEnd/>
                      <a:tailEnd/>
                    </a:ln>
                  </pic:spPr>
                </pic:pic>
              </a:graphicData>
            </a:graphic>
          </wp:inline>
        </w:drawing>
      </w:r>
    </w:p>
    <w:p>
      <w:pPr>
        <w:pStyle w:val="BodyText"/>
        <w:spacing w:line="480" w:lineRule="auto"/>
      </w:pPr>
      <w:r>
        <w:t>Figure 4. Joint distribution of PRS311 and 13-gene PTV plus eligible P/LP missense carrier status (N=141,204). Left: observed case proportion by full-cohort PRS311 decile and binary carrier status. These proportions depend on the case-control composition of the cohort and are not absolute risks. Right: observed/expected cases; expected counts are sums of fitted probabilities from a logistic model without interaction, adjusted for continuous PRS311, binary carrier status, age at last EHR observation and PC1–10. The adjustment matches the prior figure; sequencing site and sequencer are not included in this descriptive expectation model. O/E differences do not independently establish biological interaction. Current variant definition is provisional.</w:t>
      </w:r>
    </w:p>
    <w:p>
      <w:pPr>
        <w:pStyle w:val="BodyText"/>
        <w:spacing w:line="480" w:lineRule="auto"/>
      </w:pPr>
      <w:r>
        <w:t>(a)</w:t>
      </w:r>
    </w:p>
    <w:p w14:paraId="0267969B" w14:textId="77777777" w:rsidR="008D1CEE" w:rsidRDefault="005D3AEE">
      <w:pPr>
        <w:pStyle w:val="BodyText"/>
        <w:keepNext/>
        <w:jc w:val="center"/>
      </w:pPr>
      <w:r>
        <w:rPr>
          <w:noProof/>
        </w:rPr>
        <w:drawing>
          <wp:inline distT="0" distB="0" distL="0" distR="0" wp14:anchorId="398678BD" wp14:editId="76D2B5A9">
            <wp:extent cx="5943600" cy="4325112"/>
            <wp:effectExtent l="0" t="0" r="0" b="0"/>
            <wp:docPr id="1637248773" name="Figure_05a_age_by_13gene_burden_group" descr="Figure_05a_age_by_13gene_burden_group"/>
            <wp:cNvGraphicFramePr/>
            <a:graphic xmlns:a="http://schemas.openxmlformats.org/drawingml/2006/main">
              <a:graphicData uri="http://schemas.openxmlformats.org/drawingml/2006/picture">
                <pic:pic xmlns:pic="http://schemas.openxmlformats.org/drawingml/2006/picture">
                  <pic:nvPicPr>
                    <pic:cNvPr id="1637248773" name="Figure_05a_age_by_13gene_burden_group" descr="Figure_05a_age_by_13gene_burden_group"/>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bwMode="auto">
                    <a:xfrm>
                      <a:off x="0" y="0"/>
                      <a:ext cx="5943600" cy="4325112"/>
                    </a:xfrm>
                    <a:prstGeom prst="rect">
                      <a:avLst/>
                    </a:prstGeom>
                    <a:noFill/>
                    <a:ln w="9525">
                      <a:noFill/>
                      <a:headEnd/>
                      <a:tailEnd/>
                    </a:ln>
                  </pic:spPr>
                </pic:pic>
              </a:graphicData>
            </a:graphic>
          </wp:inline>
        </w:drawing>
      </w:r>
    </w:p>
    <w:p>
      <w:pPr>
        <w:pStyle w:val="BodyText"/>
        <w:spacing w:line="480" w:lineRule="auto"/>
      </w:pPr>
      <w:r>
        <w:t>(b)</w:t>
      </w:r>
    </w:p>
    <w:p w14:paraId="0267969B" w14:textId="77777777" w:rsidR="008D1CEE" w:rsidRDefault="005D3AEE">
      <w:pPr>
        <w:pStyle w:val="BodyText"/>
        <w:keepNext/>
        <w:jc w:val="center"/>
      </w:pPr>
      <w:r>
        <w:rPr>
          <w:noProof/>
        </w:rPr>
        <w:drawing>
          <wp:inline distT="0" distB="0" distL="0" distR="0" wp14:anchorId="398678BD" wp14:editId="76D2B5A9">
            <wp:extent cx="5943600" cy="4678680"/>
            <wp:effectExtent l="0" t="0" r="0" b="0"/>
            <wp:docPr id="1637248774" name="Figure_05b_PRS311_vs_diagnosis_age" descr="Figure_05b_PRS311_vs_diagnosis_age"/>
            <wp:cNvGraphicFramePr/>
            <a:graphic xmlns:a="http://schemas.openxmlformats.org/drawingml/2006/main">
              <a:graphicData uri="http://schemas.openxmlformats.org/drawingml/2006/picture">
                <pic:pic xmlns:pic="http://schemas.openxmlformats.org/drawingml/2006/picture">
                  <pic:nvPicPr>
                    <pic:cNvPr id="1637248774" name="Figure_05b_PRS311_vs_diagnosis_age" descr="Figure_05b_PRS311_vs_diagnosis_age"/>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5943600" cy="4678680"/>
                    </a:xfrm>
                    <a:prstGeom prst="rect">
                      <a:avLst/>
                    </a:prstGeom>
                    <a:noFill/>
                    <a:ln w="9525">
                      <a:noFill/>
                      <a:headEnd/>
                      <a:tailEnd/>
                    </a:ln>
                  </pic:spPr>
                </pic:pic>
              </a:graphicData>
            </a:graphic>
          </wp:inline>
        </w:drawing>
      </w:r>
    </w:p>
    <w:p>
      <w:pPr>
        <w:pStyle w:val="BodyText"/>
        <w:spacing w:line="480" w:lineRule="auto"/>
      </w:pPr>
      <w:r>
        <w:t>(c)</w:t>
      </w:r>
    </w:p>
    <w:p w14:paraId="0267969B" w14:textId="77777777" w:rsidR="008D1CEE" w:rsidRDefault="005D3AEE">
      <w:pPr>
        <w:pStyle w:val="BodyText"/>
        <w:keepNext/>
        <w:jc w:val="center"/>
      </w:pPr>
      <w:r>
        <w:rPr>
          <w:noProof/>
        </w:rPr>
        <w:drawing>
          <wp:inline distT="0" distB="0" distL="0" distR="0" wp14:anchorId="398678BD" wp14:editId="76D2B5A9">
            <wp:extent cx="5943600" cy="3355848"/>
            <wp:effectExtent l="0" t="0" r="0" b="0"/>
            <wp:docPr id="1637248775" name="Figure_05c_carrier_frequency_by_diagnosis_age" descr="Figure_05c_carrier_frequency_by_diagnosis_age"/>
            <wp:cNvGraphicFramePr/>
            <a:graphic xmlns:a="http://schemas.openxmlformats.org/drawingml/2006/main">
              <a:graphicData uri="http://schemas.openxmlformats.org/drawingml/2006/picture">
                <pic:pic xmlns:pic="http://schemas.openxmlformats.org/drawingml/2006/picture">
                  <pic:nvPicPr>
                    <pic:cNvPr id="1637248775" name="Figure_05c_carrier_frequency_by_diagnosis_age" descr="Figure_05c_carrier_frequency_by_diagnosis_age"/>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943600" cy="3355848"/>
                    </a:xfrm>
                    <a:prstGeom prst="rect">
                      <a:avLst/>
                    </a:prstGeom>
                    <a:noFill/>
                    <a:ln w="9525">
                      <a:noFill/>
                      <a:headEnd/>
                      <a:tailEnd/>
                    </a:ln>
                  </pic:spPr>
                </pic:pic>
              </a:graphicData>
            </a:graphic>
          </wp:inline>
        </w:drawing>
      </w:r>
    </w:p>
    <w:p>
      <w:pPr>
        <w:pStyle w:val="BodyText"/>
        <w:spacing w:line="480" w:lineRule="auto"/>
      </w:pPr>
      <w:r>
        <w:t>Figure 5. Rare and common risk and recorded age at diagnosis among cases (n=7,996). (a) Age by 13-gene burden group, with carriers divided at their burden median (1.73695, displayed as 1.74) and non-carriers shown separately. Boxes show median and IQR; whiskers extend to observations within 1.5×IQR; outliers are not shown. (b) PRS311 against age at diagnosis, reused unchanged. Hexagonal bins with fewer than 20 cases are not shown; the red line is an unadjusted linear fit. (c) Carrier proportions within age groups with 95% Wilson intervals. Age groups are left-inclusive and right-exclusive, with &lt;35 and ≥70 as the extreme groups. Carrier status uses the current 13-gene PTV plus qualifying P/LP missense definition.</w:t>
      </w:r>
    </w:p>
    <w:p w14:paraId="0267969B" w14:textId="77777777" w:rsidR="008D1CEE" w:rsidRDefault="005D3AEE">
      <w:pPr>
        <w:pStyle w:val="BodyText"/>
        <w:keepNext/>
        <w:jc w:val="center"/>
      </w:pPr>
      <w:r>
        <w:rPr>
          <w:noProof/>
        </w:rPr>
        <w:drawing>
          <wp:inline distT="0" distB="0" distL="0" distR="0" wp14:anchorId="398678BD" wp14:editId="76D2B5A9">
            <wp:extent cx="5943600" cy="2859024"/>
            <wp:effectExtent l="0" t="0" r="0" b="0"/>
            <wp:docPr id="1637248776" name="Figure_06_primary_and_sensitivity_estimates" descr="Figure_06_primary_and_sensitivity_estimates"/>
            <wp:cNvGraphicFramePr/>
            <a:graphic xmlns:a="http://schemas.openxmlformats.org/drawingml/2006/main">
              <a:graphicData uri="http://schemas.openxmlformats.org/drawingml/2006/picture">
                <pic:pic xmlns:pic="http://schemas.openxmlformats.org/drawingml/2006/picture">
                  <pic:nvPicPr>
                    <pic:cNvPr id="1637248776" name="Figure_06_primary_and_sensitivity_estimates" descr="Figure_06_primary_and_sensitivity_estimates"/>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5943600" cy="2859024"/>
                    </a:xfrm>
                    <a:prstGeom prst="rect">
                      <a:avLst/>
                    </a:prstGeom>
                    <a:noFill/>
                    <a:ln w="9525">
                      <a:noFill/>
                      <a:headEnd/>
                      <a:tailEnd/>
                    </a:ln>
                  </pic:spPr>
                </pic:pic>
              </a:graphicData>
            </a:graphic>
          </wp:inline>
        </w:drawing>
      </w:r>
    </w:p>
    <w:p>
      <w:pPr>
        <w:pStyle w:val="BodyText"/>
        <w:spacing w:line="480" w:lineRule="auto"/>
      </w:pPr>
      <w:r>
        <w:t>Figure 6. Primary and sensitivity estimates. (A) Case-status odds ratios per SD from the joint logistic model, including PRS311, rare-variant burden, their interaction, age at last EHR observation and PC1–10 (n=141,204). (B) Difference in recorded age at diagnosis per SD among cases from an OLS model including PRS311, burden and PC1–10, without interaction (n=7,996). Points show estimates for burden (orange circles) and PRS311 (green squares); horizontal lines show 95% CIs based on HC1 robust standard errors.</w:t>
      </w:r>
    </w:p>
    <w:p>
      <w:pPr>
        <w:pStyle w:val="BodyText"/>
        <w:spacing w:line="480" w:lineRule="auto"/>
      </w:pPr>
      <w:r>
        <w:t>The primary analysis uses the 13-gene PTV plus qualifying P/LP missense burden. Sensitivities exclude STK11 (12 genes), restrict the panel to the nine original genes with the same current PTV/missense rules and Rowlands weights, include PTVs only, apply stricter heterozygous VAF (0.30–0.70) to TP53/NF1, relax the ClinVar review threshold to ≥1 star, or exclude CDH1 (12 genes). The original nine-gene PTV analysis using its original definitions and weights is shown as a historical comparison baseline. It differs from the current nine-gene PTV plus missense analysis in eligibility/QC and weights as well as variant type.</w:t>
      </w:r>
    </w:p>
    <w:p>
      <w:pPr>
        <w:pStyle w:val="BodyText"/>
        <w:spacing w:line="480" w:lineRule="auto"/>
      </w:pPr>
      <w:r>
        <w:t>The same fixed participants and PRS311 are used in each model. Burden is scaled by its own SD within each model cohort, so differences in per-SD coefficients do not isolate effects of changing variant definitions. In panel A, the burden OR is conditional on PRS311 at its mean; it is not a marginal carrier OR. The current variant definition remains provisional.</w:t>
      </w:r>
    </w:p>
    <w:sectPr w:rsidR="008D1CEE">
      <w:footerReference w:type="default" r:id="rId23"/>
      <w:footnotePr>
        <w:numRestart w:val="eachSect"/>
      </w:footnotePr>
      <w:pgSz w:w="12240" w:h="15840"/>
      <w:pgMar w:top="1440" w:right="1440" w:bottom="1440" w:left="1440" w:header="720" w:footer="720" w:gutter="0"/>
      <w:lnNumType w:countBy="1" w:distance="360"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13" w:author="Yu, Zimeng" w:date="2026-10-02T12:29:00Z" w:initials="ZY">
    <w:p w14:paraId="0076EDF5" w14:textId="77777777" w:rsidR="00001852" w:rsidRDefault="00001852" w:rsidP="00001852">
      <w:r>
        <w:rPr>
          <w:rStyle w:val="CommentReference"/>
        </w:rPr>
        <w:annotationRef/>
      </w:r>
      <w:r>
        <w:rPr>
          <w:sz w:val="20"/>
          <w:szCs w:val="20"/>
        </w:rPr>
        <w:t xml:space="preserve">what was found and done: (1) PRS with lifetime risk </w:t>
      </w:r>
      <w:hyperlink r:id="rId1" w:history="1">
        <w:r w:rsidRPr="00091AED">
          <w:rPr>
            <w:rStyle w:val="Hyperlink"/>
            <w:sz w:val="20"/>
            <w:szCs w:val="20"/>
          </w:rPr>
          <w:t>https://www.nature.com/articles/s41467-020-19966-5</w:t>
        </w:r>
      </w:hyperlink>
      <w:r>
        <w:rPr>
          <w:sz w:val="20"/>
          <w:szCs w:val="20"/>
        </w:rPr>
        <w:t>; (2) monogenic interaction with polygenic</w:t>
      </w:r>
      <w:hyperlink r:id="rId2" w:history="1">
        <w:r w:rsidRPr="00091AED">
          <w:rPr>
            <w:rStyle w:val="Hyperlink"/>
            <w:sz w:val="20"/>
            <w:szCs w:val="20"/>
          </w:rPr>
          <w:t>https://www.nature.com/articles/s41467-020-17374-3</w:t>
        </w:r>
      </w:hyperlink>
    </w:p>
  </w:comment>
  <w:comment w:id="217" w:author="Yu, Zimeng" w:date="2026-10-02T15:07:00Z" w:initials="ZY">
    <w:p w14:paraId="60FF639D" w14:textId="77777777" w:rsidR="00B40F06" w:rsidRDefault="00B40F06" w:rsidP="00B40F06">
      <w:r>
        <w:rPr>
          <w:rStyle w:val="CommentReference"/>
        </w:rPr>
        <w:annotationRef/>
      </w:r>
      <w:r>
        <w:rPr>
          <w:sz w:val="20"/>
          <w:szCs w:val="20"/>
        </w:rPr>
        <w:t>what is this? need to define it clearly (early/old difference)</w:t>
      </w:r>
    </w:p>
  </w:comment>
  <w:comment w:id="215" w:author="Yu, Zimeng" w:date="2026-10-02T14:56:00Z" w:initials="ZY">
    <w:p w14:paraId="22B37AFB" w14:textId="77777777" w:rsidR="00CD0EBC" w:rsidRDefault="00CD0EBC" w:rsidP="00CD0EBC">
      <w:r>
        <w:rPr>
          <w:rStyle w:val="CommentReference"/>
        </w:rPr>
        <w:annotationRef/>
      </w:r>
      <w:r>
        <w:rPr>
          <w:sz w:val="20"/>
          <w:szCs w:val="20"/>
        </w:rPr>
        <w:t>lack why's this needed and why it is important? what outcome for early onset, improve clinical outcome?</w:t>
      </w:r>
    </w:p>
  </w:comment>
  <w:comment w:id="216" w:author="Yu, Zimeng" w:date="2026-10-02T15:14:00Z" w:initials="ZY">
    <w:p w14:paraId="7BF20B7E" w14:textId="77777777" w:rsidR="00744882" w:rsidRDefault="00744882" w:rsidP="00744882">
      <w:r>
        <w:rPr>
          <w:rStyle w:val="CommentReference"/>
        </w:rPr>
        <w:annotationRef/>
      </w:r>
      <w:r>
        <w:rPr>
          <w:sz w:val="20"/>
          <w:szCs w:val="20"/>
        </w:rPr>
        <w:t>add a clear aim</w:t>
      </w:r>
    </w:p>
  </w:comment>
  <w:comment w:id="219" w:author="Yu, Zimeng" w:date="2026-10-02T15:09:00Z" w:initials="ZY">
    <w:p w14:paraId="57F29E50" w14:textId="77777777" w:rsidR="00744882" w:rsidRDefault="00744882" w:rsidP="00744882">
      <w:r>
        <w:rPr>
          <w:rStyle w:val="CommentReference"/>
        </w:rPr>
        <w:annotationRef/>
      </w:r>
      <w:r>
        <w:rPr>
          <w:sz w:val="20"/>
          <w:szCs w:val="20"/>
        </w:rPr>
        <w:t>~roughly 8000</w:t>
      </w:r>
    </w:p>
  </w:comment>
  <w:comment w:id="218" w:author="Yu, Zimeng" w:date="2026-10-02T15:11:00Z" w:initials="ZY">
    <w:p w14:paraId="4681DDEC" w14:textId="77777777" w:rsidR="00744882" w:rsidRDefault="00744882" w:rsidP="00744882">
      <w:r>
        <w:rPr>
          <w:rStyle w:val="CommentReference"/>
        </w:rPr>
        <w:annotationRef/>
      </w:r>
      <w:r>
        <w:rPr>
          <w:sz w:val="20"/>
          <w:szCs w:val="20"/>
        </w:rPr>
        <w:t>aim 1 and aim 4: better understand genetic etiology governing the age of onset breast cancer ...</w:t>
      </w:r>
    </w:p>
  </w:comment>
  <w:comment w:id="246" w:author="Yu, Zimeng" w:date="2026-10-02T15:29:00Z" w:initials="ZY">
    <w:p w14:paraId="54FA90FA" w14:textId="77777777" w:rsidR="004C7E8B" w:rsidRDefault="004C7E8B" w:rsidP="004C7E8B">
      <w:r>
        <w:rPr>
          <w:rStyle w:val="CommentReference"/>
        </w:rPr>
        <w:annotationRef/>
      </w:r>
      <w:r>
        <w:rPr>
          <w:sz w:val="20"/>
          <w:szCs w:val="20"/>
        </w:rPr>
        <w:t>why use standard deviation</w:t>
      </w:r>
    </w:p>
  </w:comment>
  <w:comment w:id="252" w:author="Yu, Zimeng" w:date="2026-10-02T15:40:00Z" w:initials="ZY">
    <w:p w14:paraId="6A6816F2" w14:textId="77777777" w:rsidR="00F27206" w:rsidRDefault="00F27206" w:rsidP="00F27206">
      <w:r>
        <w:rPr>
          <w:rStyle w:val="CommentReference"/>
        </w:rPr>
        <w:annotationRef/>
      </w:r>
      <w:r>
        <w:rPr>
          <w:sz w:val="20"/>
          <w:szCs w:val="20"/>
        </w:rPr>
        <w:t>carry definition need to be added</w:t>
      </w:r>
    </w:p>
  </w:comment>
  <w:comment w:id="253" w:author="Yu, Zimeng" w:date="2026-10-02T14:57:00Z" w:initials="ZY">
    <w:p w14:paraId="0F0365E8" w14:textId="77777777" w:rsidR="003932F0" w:rsidRDefault="00CD0EBC" w:rsidP="003932F0">
      <w:r>
        <w:rPr>
          <w:rStyle w:val="CommentReference"/>
        </w:rPr>
        <w:annotationRef/>
      </w:r>
      <w:r w:rsidR="003932F0">
        <w:rPr>
          <w:sz w:val="20"/>
          <w:szCs w:val="20"/>
        </w:rPr>
        <w:t>JCI: background/context-methods-result-significances/marketing. most part are results, then marketing, offering insights.</w:t>
      </w:r>
    </w:p>
    <w:p w14:paraId="10693E44" w14:textId="77777777" w:rsidR="003932F0" w:rsidRDefault="003932F0" w:rsidP="003932F0">
      <w:r>
        <w:rPr>
          <w:sz w:val="20"/>
          <w:szCs w:val="20"/>
        </w:rPr>
        <w:t>1. statistics breast cancer incidence</w:t>
      </w:r>
    </w:p>
    <w:p w14:paraId="4DE90045" w14:textId="77777777" w:rsidR="003932F0" w:rsidRDefault="003932F0" w:rsidP="003932F0">
      <w:r>
        <w:rPr>
          <w:sz w:val="20"/>
          <w:szCs w:val="20"/>
        </w:rPr>
        <w:t>2. valuable because the inferences/relationship between PRS + rare mut burden are important to ... better survival; WGS next gen sequencing becoming more... boost, demand to leverage patient WGS ... to guide treatment</w:t>
      </w:r>
    </w:p>
  </w:comment>
  <w:comment w:id="254" w:author="Yu, Zimeng" w:date="2026-10-02T15:44:00Z" w:initials="ZY">
    <w:p w14:paraId="66D7C765" w14:textId="77777777" w:rsidR="00D510B9" w:rsidRDefault="00D510B9" w:rsidP="00D510B9">
      <w:r>
        <w:rPr>
          <w:rStyle w:val="CommentReference"/>
        </w:rPr>
        <w:annotationRef/>
      </w:r>
      <w:r>
        <w:rPr>
          <w:sz w:val="20"/>
          <w:szCs w:val="20"/>
        </w:rPr>
        <w:t>add more information about "independent"</w:t>
      </w:r>
    </w:p>
  </w:comment>
  <w:comment w:id="263" w:author="Yu, Zimeng" w:date="2026-10-02T15:30:00Z" w:initials="ZY">
    <w:p w14:paraId="44C8F456" w14:textId="77777777" w:rsidR="00622A1B" w:rsidRDefault="004C7E8B" w:rsidP="00622A1B">
      <w:r>
        <w:rPr>
          <w:rStyle w:val="CommentReference"/>
        </w:rPr>
        <w:annotationRef/>
      </w:r>
      <w:r w:rsidR="00622A1B">
        <w:rPr>
          <w:sz w:val="20"/>
          <w:szCs w:val="20"/>
        </w:rPr>
        <w:t>Per standard deviation; relative to 1 so 0.97 is a negative interaction. Need to explain more clearly.</w:t>
      </w:r>
    </w:p>
  </w:comment>
  <w:comment w:id="275" w:author="Yu, Zimeng" w:date="2026-10-02T16:18:00Z" w:initials="ZY">
    <w:p w14:paraId="5F8DD94C" w14:textId="77777777" w:rsidR="00C163EC" w:rsidRDefault="00C163EC" w:rsidP="00C163EC">
      <w:r>
        <w:rPr>
          <w:rStyle w:val="CommentReference"/>
        </w:rPr>
        <w:annotationRef/>
      </w:r>
      <w:r>
        <w:rPr>
          <w:sz w:val="20"/>
          <w:szCs w:val="20"/>
        </w:rPr>
        <w:t>ambiguous</w:t>
      </w:r>
    </w:p>
  </w:comment>
  <w:comment w:id="282" w:author="Yu, Zimeng" w:date="2026-10-02T13:25:00Z" w:initials="ZY">
    <w:p w14:paraId="3400682A" w14:textId="77777777" w:rsidR="00FA07A2" w:rsidRDefault="00FA07A2" w:rsidP="00FA07A2">
      <w:r>
        <w:rPr>
          <w:rStyle w:val="CommentReference"/>
        </w:rPr>
        <w:annotationRef/>
      </w:r>
      <w:r>
        <w:rPr>
          <w:sz w:val="20"/>
          <w:szCs w:val="20"/>
        </w:rPr>
        <w:t>add an experiment: age ~ PRS * carrier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76EDF5" w15:done="0"/>
  <w15:commentEx w15:paraId="60FF639D" w15:done="0"/>
  <w15:commentEx w15:paraId="22B37AFB" w15:done="0"/>
  <w15:commentEx w15:paraId="7BF20B7E" w15:paraIdParent="22B37AFB" w15:done="0"/>
  <w15:commentEx w15:paraId="57F29E50" w15:done="0"/>
  <w15:commentEx w15:paraId="4681DDEC" w15:done="0"/>
  <w15:commentEx w15:paraId="54FA90FA" w15:done="0"/>
  <w15:commentEx w15:paraId="6A6816F2" w15:done="0"/>
  <w15:commentEx w15:paraId="4DE90045" w15:done="0"/>
  <w15:commentEx w15:paraId="66D7C765" w15:paraIdParent="4DE90045" w15:done="0"/>
  <w15:commentEx w15:paraId="44C8F456" w15:done="0"/>
  <w15:commentEx w15:paraId="5F8DD94C" w15:done="0"/>
  <w15:commentEx w15:paraId="340068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5ADECD" w16cex:dateUtc="2026-10-02T16:29:00Z"/>
  <w16cex:commentExtensible w16cex:durableId="7CFE1294" w16cex:dateUtc="2026-10-02T19:07:00Z"/>
  <w16cex:commentExtensible w16cex:durableId="07F4EC2E" w16cex:dateUtc="2026-10-02T18:56:00Z"/>
  <w16cex:commentExtensible w16cex:durableId="539B8177" w16cex:dateUtc="2026-10-02T19:14:00Z"/>
  <w16cex:commentExtensible w16cex:durableId="414786F5" w16cex:dateUtc="2026-10-02T19:09:00Z"/>
  <w16cex:commentExtensible w16cex:durableId="2568DE38" w16cex:dateUtc="2026-10-02T19:11:00Z"/>
  <w16cex:commentExtensible w16cex:durableId="1DC6D0D4" w16cex:dateUtc="2026-10-02T19:29:00Z"/>
  <w16cex:commentExtensible w16cex:durableId="36CAF03F" w16cex:dateUtc="2026-10-02T19:40:00Z"/>
  <w16cex:commentExtensible w16cex:durableId="46263C27" w16cex:dateUtc="2026-10-02T18:57:00Z"/>
  <w16cex:commentExtensible w16cex:durableId="34F3359D" w16cex:dateUtc="2026-10-02T19:44:00Z"/>
  <w16cex:commentExtensible w16cex:durableId="7042E101" w16cex:dateUtc="2026-10-02T19:30:00Z"/>
  <w16cex:commentExtensible w16cex:durableId="50895E84" w16cex:dateUtc="2026-10-02T20:18:00Z"/>
  <w16cex:commentExtensible w16cex:durableId="3F4E5F78" w16cex:dateUtc="2026-10-02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76EDF5" w16cid:durableId="6B5ADECD"/>
  <w16cid:commentId w16cid:paraId="60FF639D" w16cid:durableId="7CFE1294"/>
  <w16cid:commentId w16cid:paraId="22B37AFB" w16cid:durableId="07F4EC2E"/>
  <w16cid:commentId w16cid:paraId="7BF20B7E" w16cid:durableId="539B8177"/>
  <w16cid:commentId w16cid:paraId="57F29E50" w16cid:durableId="414786F5"/>
  <w16cid:commentId w16cid:paraId="4681DDEC" w16cid:durableId="2568DE38"/>
  <w16cid:commentId w16cid:paraId="54FA90FA" w16cid:durableId="1DC6D0D4"/>
  <w16cid:commentId w16cid:paraId="6A6816F2" w16cid:durableId="36CAF03F"/>
  <w16cid:commentId w16cid:paraId="4DE90045" w16cid:durableId="46263C27"/>
  <w16cid:commentId w16cid:paraId="66D7C765" w16cid:durableId="34F3359D"/>
  <w16cid:commentId w16cid:paraId="44C8F456" w16cid:durableId="7042E101"/>
  <w16cid:commentId w16cid:paraId="5F8DD94C" w16cid:durableId="50895E84"/>
  <w16cid:commentId w16cid:paraId="3400682A" w16cid:durableId="3F4E5F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E677B9" w14:textId="77777777" w:rsidR="005D3AEE" w:rsidRDefault="005D3AEE">
      <w:pPr>
        <w:spacing w:after="0"/>
      </w:pPr>
      <w:r>
        <w:separator/>
      </w:r>
    </w:p>
  </w:endnote>
  <w:endnote w:type="continuationSeparator" w:id="0">
    <w:p w14:paraId="4FE5859E" w14:textId="77777777" w:rsidR="005D3AEE" w:rsidRDefault="005D3A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B40FE" w14:textId="77777777" w:rsidR="008D1CEE" w:rsidRDefault="005D3AEE">
    <w:pPr>
      <w:jc w:val="center"/>
    </w:pPr>
    <w:r>
      <w:fldChar w:fldCharType="begin"/>
    </w:r>
    <w:r>
      <w:instrText>PAGE</w:instrText>
    </w:r>
    <w:r>
      <w:fldChar w:fldCharType="separate"/>
    </w:r>
    <w:r w:rsidR="008A34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3C03F4" w14:textId="77777777" w:rsidR="005D3AEE" w:rsidRDefault="005D3AEE">
      <w:pPr>
        <w:spacing w:after="0"/>
      </w:pPr>
      <w:r>
        <w:separator/>
      </w:r>
    </w:p>
  </w:footnote>
  <w:footnote w:type="continuationSeparator" w:id="0">
    <w:p w14:paraId="37658C57" w14:textId="77777777" w:rsidR="005D3AEE" w:rsidRDefault="005D3A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2FC9C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429041D"/>
    <w:multiLevelType w:val="hybridMultilevel"/>
    <w:tmpl w:val="0846AB42"/>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E40509"/>
    <w:multiLevelType w:val="hybridMultilevel"/>
    <w:tmpl w:val="923ED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7733B"/>
    <w:multiLevelType w:val="hybridMultilevel"/>
    <w:tmpl w:val="7F16D93A"/>
    <w:lvl w:ilvl="0" w:tplc="F6DAA946">
      <w:start w:val="6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194394">
    <w:abstractNumId w:val="0"/>
  </w:num>
  <w:num w:numId="2" w16cid:durableId="1022318196">
    <w:abstractNumId w:val="3"/>
  </w:num>
  <w:num w:numId="3" w16cid:durableId="251858841">
    <w:abstractNumId w:val="1"/>
  </w:num>
  <w:num w:numId="4" w16cid:durableId="15418947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 Zimeng">
    <w15:presenceInfo w15:providerId="AD" w15:userId="S::zimeng.yu@yale.edu::3aa1799d-e73b-413f-aba5-b8e7d12e495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CEE"/>
    <w:rsid w:val="00001852"/>
    <w:rsid w:val="00002A88"/>
    <w:rsid w:val="000228F2"/>
    <w:rsid w:val="00037C17"/>
    <w:rsid w:val="00040D93"/>
    <w:rsid w:val="000D1B04"/>
    <w:rsid w:val="000D5F30"/>
    <w:rsid w:val="000E1B65"/>
    <w:rsid w:val="000F5B95"/>
    <w:rsid w:val="00171DB7"/>
    <w:rsid w:val="00176AFD"/>
    <w:rsid w:val="00193E86"/>
    <w:rsid w:val="001C07CF"/>
    <w:rsid w:val="00265D2F"/>
    <w:rsid w:val="002B1818"/>
    <w:rsid w:val="002B5655"/>
    <w:rsid w:val="002B5AF0"/>
    <w:rsid w:val="00306E76"/>
    <w:rsid w:val="003136F2"/>
    <w:rsid w:val="00322B5C"/>
    <w:rsid w:val="0032485F"/>
    <w:rsid w:val="003932F0"/>
    <w:rsid w:val="003A1D0C"/>
    <w:rsid w:val="003C1B49"/>
    <w:rsid w:val="00435469"/>
    <w:rsid w:val="004456D4"/>
    <w:rsid w:val="00445A05"/>
    <w:rsid w:val="004C7E8B"/>
    <w:rsid w:val="004F3775"/>
    <w:rsid w:val="005046F0"/>
    <w:rsid w:val="005315EC"/>
    <w:rsid w:val="005674C0"/>
    <w:rsid w:val="005B7519"/>
    <w:rsid w:val="005C74DE"/>
    <w:rsid w:val="005D3AEE"/>
    <w:rsid w:val="005E4181"/>
    <w:rsid w:val="005F109F"/>
    <w:rsid w:val="005F487C"/>
    <w:rsid w:val="00622A1B"/>
    <w:rsid w:val="00644063"/>
    <w:rsid w:val="00655D89"/>
    <w:rsid w:val="006F257A"/>
    <w:rsid w:val="00732E13"/>
    <w:rsid w:val="00744882"/>
    <w:rsid w:val="0076574D"/>
    <w:rsid w:val="008123A2"/>
    <w:rsid w:val="00841FA9"/>
    <w:rsid w:val="008543C4"/>
    <w:rsid w:val="00854B6E"/>
    <w:rsid w:val="00876859"/>
    <w:rsid w:val="008A34CA"/>
    <w:rsid w:val="008D1CEE"/>
    <w:rsid w:val="00917353"/>
    <w:rsid w:val="00923B3D"/>
    <w:rsid w:val="00944372"/>
    <w:rsid w:val="00983B23"/>
    <w:rsid w:val="00985C51"/>
    <w:rsid w:val="00A07D80"/>
    <w:rsid w:val="00A53502"/>
    <w:rsid w:val="00A70B18"/>
    <w:rsid w:val="00AB5F30"/>
    <w:rsid w:val="00AF55A6"/>
    <w:rsid w:val="00B40F06"/>
    <w:rsid w:val="00B722B2"/>
    <w:rsid w:val="00B752BC"/>
    <w:rsid w:val="00B75D71"/>
    <w:rsid w:val="00B80B2B"/>
    <w:rsid w:val="00B97410"/>
    <w:rsid w:val="00BB491E"/>
    <w:rsid w:val="00C163EC"/>
    <w:rsid w:val="00C372F1"/>
    <w:rsid w:val="00C533B6"/>
    <w:rsid w:val="00C84EED"/>
    <w:rsid w:val="00C87EC6"/>
    <w:rsid w:val="00CA2D93"/>
    <w:rsid w:val="00CD0EBC"/>
    <w:rsid w:val="00CD3AE2"/>
    <w:rsid w:val="00D510B9"/>
    <w:rsid w:val="00DB2895"/>
    <w:rsid w:val="00DC5209"/>
    <w:rsid w:val="00DD3122"/>
    <w:rsid w:val="00DE3BB4"/>
    <w:rsid w:val="00E34B2C"/>
    <w:rsid w:val="00E44F7A"/>
    <w:rsid w:val="00E65464"/>
    <w:rsid w:val="00E71B7F"/>
    <w:rsid w:val="00EA7133"/>
    <w:rsid w:val="00F27206"/>
    <w:rsid w:val="00F37027"/>
    <w:rsid w:val="00FA07A2"/>
    <w:rsid w:val="00FA2704"/>
    <w:rsid w:val="00FB4509"/>
    <w:rsid w:val="00FF435D"/>
    <w:rsid w:val="00FF7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F74C"/>
  <w15:docId w15:val="{AF5E92FB-4084-4440-B457-D52D6B28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240" w:after="0"/>
      <w:outlineLvl w:val="0"/>
    </w:pPr>
    <w:rPr>
      <w:b/>
      <w:szCs w:val="40"/>
    </w:rPr>
  </w:style>
  <w:style w:type="paragraph" w:styleId="Heading2">
    <w:name w:val="heading 2"/>
    <w:basedOn w:val="Normal"/>
    <w:next w:val="BodyText"/>
    <w:link w:val="Heading2Char"/>
    <w:uiPriority w:val="9"/>
    <w:semiHidden/>
    <w:unhideWhenUsed/>
    <w:qFormat/>
    <w:rsid w:val="00A10FD9"/>
    <w:pPr>
      <w:keepNext/>
      <w:keepLines/>
      <w:spacing w:before="240" w:after="0"/>
      <w:outlineLvl w:val="1"/>
    </w:pPr>
    <w:rPr>
      <w:b/>
      <w:i/>
      <w:szCs w:val="32"/>
    </w:rPr>
  </w:style>
  <w:style w:type="paragraph" w:styleId="Heading3">
    <w:name w:val="heading 3"/>
    <w:basedOn w:val="Normal"/>
    <w:next w:val="BodyText"/>
    <w:link w:val="Heading3Char"/>
    <w:uiPriority w:val="9"/>
    <w:semiHidden/>
    <w:unhideWhenUsed/>
    <w:qFormat/>
    <w:rsid w:val="00A10FD9"/>
    <w:pPr>
      <w:keepNext/>
      <w:keepLines/>
      <w:spacing w:before="240" w:after="0"/>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240" w:after="0"/>
      <w:outlineLvl w:val="3"/>
    </w:pPr>
    <w:rPr>
      <w:b/>
      <w:iCs/>
    </w:rPr>
  </w:style>
  <w:style w:type="paragraph" w:styleId="Heading5">
    <w:name w:val="heading 5"/>
    <w:basedOn w:val="Normal"/>
    <w:next w:val="BodyText"/>
    <w:link w:val="Heading5Char"/>
    <w:uiPriority w:val="9"/>
    <w:semiHidden/>
    <w:unhideWhenUsed/>
    <w:qFormat/>
    <w:rsid w:val="00A10FD9"/>
    <w:pPr>
      <w:keepNext/>
      <w:keepLines/>
      <w:spacing w:before="240" w:after="0"/>
      <w:outlineLvl w:val="4"/>
    </w:pPr>
    <w:rPr>
      <w:b/>
    </w:rPr>
  </w:style>
  <w:style w:type="paragraph" w:styleId="Heading6">
    <w:name w:val="heading 6"/>
    <w:basedOn w:val="Normal"/>
    <w:next w:val="BodyText"/>
    <w:link w:val="Heading6Char"/>
    <w:uiPriority w:val="9"/>
    <w:semiHidden/>
    <w:unhideWhenUsed/>
    <w:qFormat/>
    <w:rsid w:val="00A10FD9"/>
    <w:pPr>
      <w:keepNext/>
      <w:keepLines/>
      <w:spacing w:before="240" w:after="0"/>
      <w:outlineLvl w:val="5"/>
    </w:pPr>
    <w:rPr>
      <w:b/>
      <w:iCs/>
    </w:rPr>
  </w:style>
  <w:style w:type="paragraph" w:styleId="Heading7">
    <w:name w:val="heading 7"/>
    <w:basedOn w:val="Normal"/>
    <w:next w:val="BodyText"/>
    <w:link w:val="Heading7Char"/>
    <w:uiPriority w:val="9"/>
    <w:semiHidden/>
    <w:unhideWhenUsed/>
    <w:qFormat/>
    <w:rsid w:val="00A10FD9"/>
    <w:pPr>
      <w:keepNext/>
      <w:keepLines/>
      <w:spacing w:before="240" w:after="0"/>
      <w:outlineLvl w:val="6"/>
    </w:pPr>
    <w:rPr>
      <w:b/>
    </w:rPr>
  </w:style>
  <w:style w:type="paragraph" w:styleId="Heading8">
    <w:name w:val="heading 8"/>
    <w:basedOn w:val="Normal"/>
    <w:next w:val="BodyText"/>
    <w:link w:val="Heading8Char"/>
    <w:uiPriority w:val="9"/>
    <w:semiHidden/>
    <w:unhideWhenUsed/>
    <w:qFormat/>
    <w:rsid w:val="00A10FD9"/>
    <w:pPr>
      <w:keepNext/>
      <w:keepLines/>
      <w:spacing w:before="240" w:after="0"/>
      <w:outlineLvl w:val="7"/>
    </w:pPr>
    <w:rPr>
      <w:b/>
      <w:iCs/>
    </w:rPr>
  </w:style>
  <w:style w:type="paragraph" w:styleId="Heading9">
    <w:name w:val="heading 9"/>
    <w:basedOn w:val="Normal"/>
    <w:next w:val="BodyText"/>
    <w:link w:val="Heading9Char"/>
    <w:uiPriority w:val="9"/>
    <w:semiHidden/>
    <w:unhideWhenUsed/>
    <w:qFormat/>
    <w:rsid w:val="00A10FD9"/>
    <w:pPr>
      <w:keepNext/>
      <w:keepLines/>
      <w:spacing w:before="240" w:after="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A34CA"/>
  </w:style>
  <w:style w:type="character" w:styleId="PlaceholderText">
    <w:name w:val="Placeholder Text"/>
    <w:basedOn w:val="DefaultParagraphFont"/>
    <w:rsid w:val="003A1D0C"/>
    <w:rPr>
      <w:color w:val="666666"/>
    </w:rPr>
  </w:style>
  <w:style w:type="table" w:styleId="PlainTable2">
    <w:name w:val="Plain Table 2"/>
    <w:basedOn w:val="TableNormal"/>
    <w:rsid w:val="003C1B4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rsid w:val="00E44F7A"/>
    <w:pPr>
      <w:spacing w:after="0"/>
    </w:pPr>
    <w:rPr>
      <w:rFonts w:ascii="Times New Roman" w:eastAsia="Times New Roman" w:hAnsi="Times New Roman" w:cs="Times New Roman"/>
    </w:rPr>
  </w:style>
  <w:style w:type="character" w:styleId="CommentReference">
    <w:name w:val="annotation reference"/>
    <w:basedOn w:val="DefaultParagraphFont"/>
    <w:rsid w:val="00001852"/>
    <w:rPr>
      <w:sz w:val="16"/>
      <w:szCs w:val="16"/>
    </w:rPr>
  </w:style>
  <w:style w:type="paragraph" w:styleId="CommentText">
    <w:name w:val="annotation text"/>
    <w:basedOn w:val="Normal"/>
    <w:link w:val="CommentTextChar"/>
    <w:rsid w:val="00001852"/>
    <w:rPr>
      <w:sz w:val="20"/>
      <w:szCs w:val="20"/>
    </w:rPr>
  </w:style>
  <w:style w:type="character" w:customStyle="1" w:styleId="CommentTextChar">
    <w:name w:val="Comment Text Char"/>
    <w:basedOn w:val="DefaultParagraphFont"/>
    <w:link w:val="CommentText"/>
    <w:rsid w:val="000018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001852"/>
    <w:rPr>
      <w:b/>
      <w:bCs/>
    </w:rPr>
  </w:style>
  <w:style w:type="character" w:customStyle="1" w:styleId="CommentSubjectChar">
    <w:name w:val="Comment Subject Char"/>
    <w:basedOn w:val="CommentTextChar"/>
    <w:link w:val="CommentSubject"/>
    <w:rsid w:val="00001852"/>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001852"/>
    <w:rPr>
      <w:color w:val="605E5C"/>
      <w:shd w:val="clear" w:color="auto" w:fill="E1DFDD"/>
    </w:rPr>
  </w:style>
  <w:style w:type="table" w:styleId="TableGrid">
    <w:name w:val="Table Grid"/>
    <w:basedOn w:val="TableNormal"/>
    <w:rsid w:val="00FA27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046F0"/>
    <w:pPr>
      <w:spacing w:before="100" w:beforeAutospacing="1" w:after="100" w:afterAutospacing="1"/>
    </w:pPr>
    <w:rPr>
      <w:lang w:val="en-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nature.com/articles/s41467-020-17374-3" TargetMode="External"/><Relationship Id="rId1" Type="http://schemas.openxmlformats.org/officeDocument/2006/relationships/hyperlink" Target="https://www.nature.com/articles/s41467-020-19966-5"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rtina-yu/AoU_Comr" TargetMode="Externa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github.com/martina-yu/AoU_Comr" TargetMode="External"/><Relationship Id="rId27" Type="http://schemas.openxmlformats.org/officeDocument/2006/relationships/image" Target="media/current_Figure_02a_burden_raw_score_violin.png"/><Relationship Id="rId28" Type="http://schemas.openxmlformats.org/officeDocument/2006/relationships/image" Target="media/current_Figure_02a_burden_raw_score_violin.svg"/><Relationship Id="rId29" Type="http://schemas.openxmlformats.org/officeDocument/2006/relationships/image" Target="media/current_Figure_02b_PRS311_raw_score_KDE.png"/><Relationship Id="rId30" Type="http://schemas.openxmlformats.org/officeDocument/2006/relationships/image" Target="media/current_Figure_02b_PRS311_raw_score_KDE.svg"/><Relationship Id="rId31" Type="http://schemas.openxmlformats.org/officeDocument/2006/relationships/image" Target="media/current_Figure_02c_13gene_burden_histogram_percentages.png"/><Relationship Id="rId32" Type="http://schemas.openxmlformats.org/officeDocument/2006/relationships/image" Target="media/current_Figure_02c_13gene_burden_histogram_percentages.svg"/><Relationship Id="rId33" Type="http://schemas.openxmlformats.org/officeDocument/2006/relationships/image" Target="media/current_Figure_02d_PRS311_decile_PRS_burden_boxplots.png"/><Relationship Id="rId34" Type="http://schemas.openxmlformats.org/officeDocument/2006/relationships/image" Target="media/current_Figure_02d_PRS311_decile_PRS_burden_boxplots.svg"/><Relationship Id="rId35" Type="http://schemas.openxmlformats.org/officeDocument/2006/relationships/image" Target="media/current_Figure_03a_case_status_ROC.png"/><Relationship Id="rId36" Type="http://schemas.openxmlformats.org/officeDocument/2006/relationships/image" Target="media/current_Figure_03a_case_status_ROC.svg"/><Relationship Id="rId37" Type="http://schemas.openxmlformats.org/officeDocument/2006/relationships/image" Target="media/current_Figure_03b_case_status_AUC.png"/><Relationship Id="rId38" Type="http://schemas.openxmlformats.org/officeDocument/2006/relationships/image" Target="media/current_Figure_03b_case_status_AUC.svg"/><Relationship Id="rId39" Type="http://schemas.openxmlformats.org/officeDocument/2006/relationships/image" Target="media/current_Figure_04a_PRS311_carrier_joint_distribution.png"/><Relationship Id="rId40" Type="http://schemas.openxmlformats.org/officeDocument/2006/relationships/image" Target="media/current_Figure_04a_PRS311_carrier_joint_distribution.svg"/><Relationship Id="rId41" Type="http://schemas.openxmlformats.org/officeDocument/2006/relationships/image" Target="media/current_Figure_05a_age_by_13gene_burden_group.png"/><Relationship Id="rId42" Type="http://schemas.openxmlformats.org/officeDocument/2006/relationships/image" Target="media/current_Figure_05a_age_by_13gene_burden_group.svg"/><Relationship Id="rId43" Type="http://schemas.openxmlformats.org/officeDocument/2006/relationships/image" Target="media/current_Figure_05b_PRS311_vs_diagnosis_age.png"/><Relationship Id="rId44" Type="http://schemas.openxmlformats.org/officeDocument/2006/relationships/image" Target="media/current_Figure_05b_PRS311_vs_diagnosis_age.svg"/><Relationship Id="rId45" Type="http://schemas.openxmlformats.org/officeDocument/2006/relationships/image" Target="media/current_Figure_05c_carrier_frequency_by_diagnosis_age.png"/><Relationship Id="rId46" Type="http://schemas.openxmlformats.org/officeDocument/2006/relationships/image" Target="media/current_Figure_05c_carrier_frequency_by_diagnosis_age.svg"/><Relationship Id="rId47" Type="http://schemas.openxmlformats.org/officeDocument/2006/relationships/image" Target="media/current_Figure_06_primary_and_sensitivity_estimates.png"/><Relationship Id="rId48" Type="http://schemas.openxmlformats.org/officeDocument/2006/relationships/image" Target="media/current_Figure_06_primary_and_sensitivity_estimates.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760C-5449-0A44-945B-95E7B826AA53}">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5012</Words>
  <Characters>28571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 Zimeng</dc:creator>
  <cp:keywords/>
  <cp:lastModifiedBy>Yu, Zimeng</cp:lastModifiedBy>
  <cp:revision>2</cp:revision>
  <dcterms:created xsi:type="dcterms:W3CDTF">2026-10-02T20:32:00Z</dcterms:created>
  <dcterms:modified xsi:type="dcterms:W3CDTF">2026-10-02T20:32:00Z</dcterms:modified>
</cp:coreProperties>
</file>